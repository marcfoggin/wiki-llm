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C332B" w14:textId="77777777" w:rsidR="00B12659" w:rsidRPr="00C61643" w:rsidRDefault="00F47DCA" w:rsidP="00317A5E">
      <w:pPr>
        <w:pStyle w:val="Heading1"/>
      </w:pPr>
      <w:r w:rsidRPr="00767911">
        <w:t>FIVE</w:t>
      </w:r>
      <w:r w:rsidRPr="00C61643">
        <w:t xml:space="preserve"> MARKS OF MISSION</w:t>
      </w:r>
      <w:r w:rsidR="000422DB" w:rsidRPr="00C61643">
        <w:t xml:space="preserve"> </w:t>
      </w:r>
    </w:p>
    <w:p w14:paraId="3071E874" w14:textId="77777777" w:rsidR="00B12659" w:rsidRPr="0072742D" w:rsidRDefault="00B12659" w:rsidP="00317A5E">
      <w:pPr>
        <w:pStyle w:val="Heading2"/>
      </w:pPr>
      <w:r w:rsidRPr="0072742D">
        <w:t xml:space="preserve">The </w:t>
      </w:r>
      <w:r w:rsidRPr="001B42AC">
        <w:t>Big</w:t>
      </w:r>
      <w:r w:rsidRPr="0072742D">
        <w:t xml:space="preserve"> Idea</w:t>
      </w:r>
    </w:p>
    <w:p w14:paraId="1CEF7260" w14:textId="77777777" w:rsidR="00B12659" w:rsidRPr="0072742D" w:rsidRDefault="00B12659" w:rsidP="00317A5E">
      <w:r w:rsidRPr="0072742D">
        <w:t xml:space="preserve">The Five Marks of Mission provide a holistic framework for living out faith in the world. They hold together proclamation, personal transformation, service, justice, and care for creation as </w:t>
      </w:r>
      <w:r w:rsidRPr="00767911">
        <w:t>inseparable</w:t>
      </w:r>
      <w:r w:rsidRPr="0072742D">
        <w:t xml:space="preserve"> dimensions of a single calling. Rather than isolating spiritual life from social or environmental realities, they insist that faith is embodied in relationships: with God, with other people, and with the natural world.</w:t>
      </w:r>
    </w:p>
    <w:p w14:paraId="29038440" w14:textId="6C93AA76" w:rsidR="00B12659" w:rsidRPr="002B3694" w:rsidRDefault="00B12659" w:rsidP="00317A5E">
      <w:r w:rsidRPr="002B3694">
        <w:t xml:space="preserve">This framework is particularly relevant in contexts of development and conservation. It challenges narrow approaches that focus only on material needs or only on spiritual concerns. Instead, it calls for integrated responses that address </w:t>
      </w:r>
      <w:ins w:id="0" w:author="David Torrance" w:date="2026-05-11T16:33:00Z">
        <w:r w:rsidR="00522C77">
          <w:t>witn</w:t>
        </w:r>
      </w:ins>
      <w:ins w:id="1" w:author="David Torrance" w:date="2026-05-11T16:34:00Z">
        <w:r w:rsidR="00522C77">
          <w:t xml:space="preserve">ess, </w:t>
        </w:r>
      </w:ins>
      <w:r w:rsidRPr="002B3694">
        <w:t>dignity, justice, and ecological integrity together. In mountain and pastoralist regions, where livelihoods, culture, and ecosystems are closely intertwined, this integrated vision aligns strongly with relational and place-based approaches.</w:t>
      </w:r>
    </w:p>
    <w:p w14:paraId="06F547A5" w14:textId="77777777" w:rsidR="00B12659" w:rsidRDefault="00B12659" w:rsidP="00317A5E">
      <w:r w:rsidRPr="002B3694">
        <w:t>The Five Marks of Mission also provide a bridge between local realities and global concerns. They connect community-level action with broader issues such as inequality, biodiversity loss, and climate change. In doing so, they offer a coherent ethical and practical foundation for engaged, grounded, and transformative work.</w:t>
      </w:r>
    </w:p>
    <w:p w14:paraId="549E9A6B" w14:textId="56BCED66" w:rsidR="000422DB" w:rsidRPr="002B3694" w:rsidRDefault="000422DB" w:rsidP="00317A5E">
      <w:pPr>
        <w:pStyle w:val="Heading2"/>
      </w:pPr>
      <w:r w:rsidRPr="002B3694">
        <w:t>Why This Matters</w:t>
      </w:r>
    </w:p>
    <w:p w14:paraId="6396EBB6" w14:textId="77777777" w:rsidR="000422DB" w:rsidRPr="002B3694" w:rsidRDefault="000422DB" w:rsidP="00317A5E">
      <w:pPr>
        <w:pStyle w:val="ListParagraph"/>
        <w:numPr>
          <w:ilvl w:val="0"/>
          <w:numId w:val="6"/>
        </w:numPr>
      </w:pPr>
      <w:r w:rsidRPr="002B3694">
        <w:t>Integrates faith with lived practice across personal, social, and ecological dimensions</w:t>
      </w:r>
    </w:p>
    <w:p w14:paraId="2FDD9416" w14:textId="77777777" w:rsidR="000422DB" w:rsidRPr="002B3694" w:rsidRDefault="000422DB" w:rsidP="00317A5E">
      <w:pPr>
        <w:pStyle w:val="ListParagraph"/>
        <w:numPr>
          <w:ilvl w:val="0"/>
          <w:numId w:val="6"/>
        </w:numPr>
      </w:pPr>
      <w:r w:rsidRPr="002B3694">
        <w:t>Moves beyond charity toward holistic transformation</w:t>
      </w:r>
    </w:p>
    <w:p w14:paraId="6286EA34" w14:textId="77777777" w:rsidR="000422DB" w:rsidRPr="002B3694" w:rsidRDefault="000422DB" w:rsidP="00317A5E">
      <w:pPr>
        <w:pStyle w:val="ListParagraph"/>
        <w:numPr>
          <w:ilvl w:val="0"/>
          <w:numId w:val="6"/>
        </w:numPr>
      </w:pPr>
      <w:r w:rsidRPr="002B3694">
        <w:t>Connects spiritual formation with justice, development, and sustainability</w:t>
      </w:r>
    </w:p>
    <w:p w14:paraId="6CD3C167" w14:textId="77777777" w:rsidR="000422DB" w:rsidRPr="002B3694" w:rsidRDefault="000422DB" w:rsidP="00317A5E">
      <w:pPr>
        <w:pStyle w:val="ListParagraph"/>
        <w:numPr>
          <w:ilvl w:val="0"/>
          <w:numId w:val="6"/>
        </w:numPr>
      </w:pPr>
      <w:r w:rsidRPr="002B3694">
        <w:t>Provides ethical grounding for work in complex environments</w:t>
      </w:r>
    </w:p>
    <w:p w14:paraId="12AF7792" w14:textId="77777777" w:rsidR="000422DB" w:rsidRDefault="000422DB" w:rsidP="00317A5E">
      <w:pPr>
        <w:pStyle w:val="ListParagraph"/>
        <w:numPr>
          <w:ilvl w:val="0"/>
          <w:numId w:val="6"/>
        </w:numPr>
      </w:pPr>
      <w:r w:rsidRPr="002B3694">
        <w:t>Bridges global frameworks with local action</w:t>
      </w:r>
    </w:p>
    <w:p w14:paraId="2E5F97C2" w14:textId="77777777" w:rsidR="001060F3" w:rsidRPr="002B3694" w:rsidRDefault="001060F3" w:rsidP="00317A5E">
      <w:pPr>
        <w:pStyle w:val="Heading2"/>
      </w:pPr>
      <w:r>
        <w:t>Key Sites or Resources</w:t>
      </w:r>
    </w:p>
    <w:p w14:paraId="5009BBFA" w14:textId="77777777" w:rsidR="00BC22B2" w:rsidRDefault="00BC22B2" w:rsidP="00317A5E">
      <w:pPr>
        <w:pStyle w:val="ListParagraph"/>
        <w:numPr>
          <w:ilvl w:val="0"/>
          <w:numId w:val="21"/>
        </w:numPr>
      </w:pPr>
      <w:r w:rsidRPr="00277146">
        <w:rPr>
          <w:i/>
          <w:iCs/>
        </w:rPr>
        <w:t>Five Marks of Mission: Making God’s Mission Ours</w:t>
      </w:r>
      <w:r>
        <w:t xml:space="preserve"> (Chris Wright), download from </w:t>
      </w:r>
      <w:hyperlink r:id="rId5" w:history="1">
        <w:r w:rsidRPr="00C9297C">
          <w:rPr>
            <w:rStyle w:val="Hyperlink"/>
          </w:rPr>
          <w:t>https://micahglobal.org/page/resources-external</w:t>
        </w:r>
      </w:hyperlink>
    </w:p>
    <w:p w14:paraId="207D4DE6" w14:textId="77777777" w:rsidR="00BC22B2" w:rsidRDefault="00BC22B2" w:rsidP="00317A5E">
      <w:pPr>
        <w:pStyle w:val="ListParagraph"/>
        <w:numPr>
          <w:ilvl w:val="0"/>
          <w:numId w:val="21"/>
        </w:numPr>
      </w:pPr>
      <w:r w:rsidRPr="00277146">
        <w:rPr>
          <w:i/>
          <w:iCs/>
        </w:rPr>
        <w:t>Integral Mission: Biblical Foundations</w:t>
      </w:r>
      <w:r>
        <w:t xml:space="preserve"> (Melba Padilla Maggay), download from </w:t>
      </w:r>
      <w:hyperlink r:id="rId6" w:history="1">
        <w:r w:rsidRPr="00C9297C">
          <w:rPr>
            <w:rStyle w:val="Hyperlink"/>
          </w:rPr>
          <w:t>https://micahglobal.org/page/resources-external</w:t>
        </w:r>
      </w:hyperlink>
    </w:p>
    <w:p w14:paraId="5BF8421E" w14:textId="26F720AB" w:rsidR="00C114EA" w:rsidRDefault="00C114EA" w:rsidP="00317A5E">
      <w:pPr>
        <w:pStyle w:val="ListParagraph"/>
        <w:numPr>
          <w:ilvl w:val="0"/>
          <w:numId w:val="21"/>
        </w:numPr>
      </w:pPr>
      <w:r w:rsidRPr="003C5EAD">
        <w:rPr>
          <w:i/>
          <w:iCs/>
        </w:rPr>
        <w:t>State of the Great Commission</w:t>
      </w:r>
      <w:r w:rsidR="00AF2007">
        <w:t xml:space="preserve"> (Lausanne Movement), </w:t>
      </w:r>
      <w:hyperlink r:id="rId7" w:history="1">
        <w:r w:rsidR="00AF2007" w:rsidRPr="00C9297C">
          <w:rPr>
            <w:rStyle w:val="Hyperlink"/>
          </w:rPr>
          <w:t>https://lausanne.org/report</w:t>
        </w:r>
      </w:hyperlink>
      <w:r w:rsidR="00AF2007">
        <w:t xml:space="preserve"> (including </w:t>
      </w:r>
      <w:r w:rsidR="00AF2007" w:rsidRPr="003C5EAD">
        <w:rPr>
          <w:i/>
          <w:iCs/>
        </w:rPr>
        <w:t>current status</w:t>
      </w:r>
      <w:r w:rsidR="00AF2007">
        <w:t xml:space="preserve">, </w:t>
      </w:r>
      <w:r w:rsidR="00AF2007" w:rsidRPr="003C5EAD">
        <w:rPr>
          <w:i/>
          <w:iCs/>
        </w:rPr>
        <w:t>context shifts</w:t>
      </w:r>
      <w:r w:rsidR="00AF2007">
        <w:t xml:space="preserve">, </w:t>
      </w:r>
      <w:r w:rsidR="003C5EAD">
        <w:t xml:space="preserve">and </w:t>
      </w:r>
      <w:r w:rsidR="00AF2007" w:rsidRPr="003C5EAD">
        <w:rPr>
          <w:i/>
          <w:iCs/>
        </w:rPr>
        <w:t>regional considerations</w:t>
      </w:r>
      <w:r w:rsidR="00AF2007">
        <w:t>)</w:t>
      </w:r>
    </w:p>
    <w:p w14:paraId="349D6475" w14:textId="6D80DD67" w:rsidR="000854B0" w:rsidRDefault="000854B0" w:rsidP="00317A5E">
      <w:pPr>
        <w:pStyle w:val="ListParagraph"/>
        <w:numPr>
          <w:ilvl w:val="1"/>
          <w:numId w:val="21"/>
        </w:numPr>
      </w:pPr>
      <w:r w:rsidRPr="003C5EAD">
        <w:rPr>
          <w:i/>
          <w:iCs/>
        </w:rPr>
        <w:t xml:space="preserve">What is </w:t>
      </w:r>
      <w:r w:rsidR="007C6F3D" w:rsidRPr="003C5EAD">
        <w:rPr>
          <w:i/>
          <w:iCs/>
        </w:rPr>
        <w:t>C</w:t>
      </w:r>
      <w:r w:rsidRPr="003C5EAD">
        <w:rPr>
          <w:i/>
          <w:iCs/>
        </w:rPr>
        <w:t>ommunity?</w:t>
      </w:r>
      <w:r w:rsidR="00DB56DF">
        <w:t xml:space="preserve"> </w:t>
      </w:r>
      <w:hyperlink r:id="rId8" w:history="1">
        <w:r w:rsidR="00DB56DF" w:rsidRPr="00C9297C">
          <w:rPr>
            <w:rStyle w:val="Hyperlink"/>
          </w:rPr>
          <w:t>https://lausanne.org/report/community</w:t>
        </w:r>
      </w:hyperlink>
      <w:r w:rsidR="00DB56DF">
        <w:t xml:space="preserve"> </w:t>
      </w:r>
    </w:p>
    <w:p w14:paraId="61964FAD" w14:textId="32C6F208" w:rsidR="000854B0" w:rsidRDefault="000854B0" w:rsidP="00317A5E">
      <w:pPr>
        <w:pStyle w:val="ListParagraph"/>
        <w:numPr>
          <w:ilvl w:val="1"/>
          <w:numId w:val="21"/>
        </w:numPr>
      </w:pPr>
      <w:r w:rsidRPr="003C5EAD">
        <w:rPr>
          <w:i/>
          <w:iCs/>
        </w:rPr>
        <w:t xml:space="preserve">What is </w:t>
      </w:r>
      <w:r w:rsidR="007C6F3D" w:rsidRPr="003C5EAD">
        <w:rPr>
          <w:i/>
          <w:iCs/>
        </w:rPr>
        <w:t>F</w:t>
      </w:r>
      <w:r w:rsidRPr="003C5EAD">
        <w:rPr>
          <w:i/>
          <w:iCs/>
        </w:rPr>
        <w:t xml:space="preserve">air and </w:t>
      </w:r>
      <w:r w:rsidR="007C6F3D" w:rsidRPr="003C5EAD">
        <w:rPr>
          <w:i/>
          <w:iCs/>
        </w:rPr>
        <w:t>J</w:t>
      </w:r>
      <w:r w:rsidRPr="003C5EAD">
        <w:rPr>
          <w:i/>
          <w:iCs/>
        </w:rPr>
        <w:t>ust?</w:t>
      </w:r>
      <w:r w:rsidR="007C6F3D">
        <w:t xml:space="preserve"> </w:t>
      </w:r>
      <w:hyperlink r:id="rId9" w:history="1">
        <w:r w:rsidR="007C6F3D" w:rsidRPr="00C9297C">
          <w:rPr>
            <w:rStyle w:val="Hyperlink"/>
          </w:rPr>
          <w:t>https://lausanne.org/report/just</w:t>
        </w:r>
      </w:hyperlink>
      <w:r w:rsidR="007C6F3D">
        <w:t xml:space="preserve"> </w:t>
      </w:r>
    </w:p>
    <w:p w14:paraId="4E9B6EA0" w14:textId="1BF8481E" w:rsidR="000854B0" w:rsidRDefault="000854B0" w:rsidP="00317A5E">
      <w:pPr>
        <w:pStyle w:val="ListParagraph"/>
        <w:numPr>
          <w:ilvl w:val="1"/>
          <w:numId w:val="21"/>
        </w:numPr>
      </w:pPr>
      <w:r w:rsidRPr="003C5EAD">
        <w:rPr>
          <w:i/>
          <w:iCs/>
        </w:rPr>
        <w:t>What is Sustainable?</w:t>
      </w:r>
      <w:r w:rsidR="007C6F3D">
        <w:t xml:space="preserve"> </w:t>
      </w:r>
      <w:hyperlink r:id="rId10" w:history="1">
        <w:r w:rsidR="00CC477A" w:rsidRPr="00C9297C">
          <w:rPr>
            <w:rStyle w:val="Hyperlink"/>
          </w:rPr>
          <w:t>https://lausanne.org/report/sustainable</w:t>
        </w:r>
      </w:hyperlink>
      <w:r w:rsidR="00CC477A">
        <w:t xml:space="preserve"> </w:t>
      </w:r>
      <w:r w:rsidR="007C6F3D">
        <w:t xml:space="preserve">(incl. </w:t>
      </w:r>
      <w:r w:rsidR="007C6F3D" w:rsidRPr="003C5EAD">
        <w:rPr>
          <w:i/>
          <w:iCs/>
        </w:rPr>
        <w:t>Creation Care</w:t>
      </w:r>
      <w:r w:rsidR="00CC477A">
        <w:t xml:space="preserve">, </w:t>
      </w:r>
      <w:hyperlink r:id="rId11" w:history="1">
        <w:r w:rsidR="00A30064" w:rsidRPr="00C9297C">
          <w:rPr>
            <w:rStyle w:val="Hyperlink"/>
          </w:rPr>
          <w:t>https://lausanne.org/report/sustainable/creation-care</w:t>
        </w:r>
      </w:hyperlink>
      <w:r w:rsidR="00A30064">
        <w:t xml:space="preserve">) </w:t>
      </w:r>
      <w:r w:rsidR="007C6F3D">
        <w:t xml:space="preserve"> </w:t>
      </w:r>
    </w:p>
    <w:p w14:paraId="4AE0C4AB" w14:textId="0EC4C88F" w:rsidR="00CF4AE1" w:rsidRPr="00CF4AE1" w:rsidRDefault="00CF4AE1" w:rsidP="00317A5E">
      <w:pPr>
        <w:pStyle w:val="ListParagraph"/>
        <w:numPr>
          <w:ilvl w:val="0"/>
          <w:numId w:val="21"/>
        </w:numPr>
      </w:pPr>
      <w:r>
        <w:t>Towards a holistic approach to sustainable development: Inner development as a missing link for sustainability transformation</w:t>
      </w:r>
      <w:r w:rsidR="001B42AC">
        <w:t xml:space="preserve">, </w:t>
      </w:r>
      <w:hyperlink r:id="rId12" w:history="1">
        <w:r w:rsidR="001B42AC" w:rsidRPr="00C9297C">
          <w:rPr>
            <w:rStyle w:val="Hyperlink"/>
          </w:rPr>
          <w:t>https://doi.org/10.3390/rel16010076</w:t>
        </w:r>
      </w:hyperlink>
      <w:r w:rsidR="001B42AC">
        <w:t xml:space="preserve"> </w:t>
      </w:r>
    </w:p>
    <w:p w14:paraId="0F8B756D" w14:textId="0B6ABE4D" w:rsidR="00CF4AE1" w:rsidRDefault="00007291" w:rsidP="00317A5E">
      <w:pPr>
        <w:pStyle w:val="ListParagraph"/>
        <w:numPr>
          <w:ilvl w:val="0"/>
          <w:numId w:val="21"/>
        </w:numPr>
      </w:pPr>
      <w:r w:rsidRPr="00007291">
        <w:rPr>
          <w:i/>
          <w:iCs/>
        </w:rPr>
        <w:t>Inside-out sustainability: The neglect of inner worlds</w:t>
      </w:r>
      <w:r>
        <w:t xml:space="preserve">, </w:t>
      </w:r>
      <w:hyperlink r:id="rId13" w:history="1">
        <w:r w:rsidRPr="00C9297C">
          <w:rPr>
            <w:rStyle w:val="Hyperlink"/>
          </w:rPr>
          <w:t>https://doi.org/10.3390/rel16010076</w:t>
        </w:r>
      </w:hyperlink>
      <w:r>
        <w:t xml:space="preserve"> </w:t>
      </w:r>
    </w:p>
    <w:p w14:paraId="1103DB07" w14:textId="75469821" w:rsidR="001B42AC" w:rsidRDefault="001B42AC" w:rsidP="00317A5E">
      <w:pPr>
        <w:pStyle w:val="ListParagraph"/>
        <w:numPr>
          <w:ilvl w:val="0"/>
          <w:numId w:val="21"/>
        </w:numPr>
      </w:pPr>
    </w:p>
    <w:p w14:paraId="2559C1D3" w14:textId="77777777" w:rsidR="001B42AC" w:rsidRDefault="001B42AC" w:rsidP="00317A5E">
      <w:pPr>
        <w:pStyle w:val="ListParagraph"/>
        <w:numPr>
          <w:ilvl w:val="0"/>
          <w:numId w:val="21"/>
        </w:numPr>
      </w:pPr>
    </w:p>
    <w:p w14:paraId="144FA7AC" w14:textId="20AD98CD" w:rsidR="00843A19" w:rsidRDefault="00843A19" w:rsidP="00317A5E">
      <w:pPr>
        <w:pStyle w:val="Heading2"/>
      </w:pPr>
      <w:r>
        <w:lastRenderedPageBreak/>
        <w:t xml:space="preserve">Selected Subtopics </w:t>
      </w:r>
    </w:p>
    <w:p w14:paraId="07B84796" w14:textId="77777777" w:rsidR="002503CD" w:rsidRDefault="002503CD" w:rsidP="00317A5E">
      <w:pPr>
        <w:pStyle w:val="Heading3"/>
      </w:pPr>
      <w:r>
        <w:t>Proclaiming the Good News (aka evangelism)</w:t>
      </w:r>
    </w:p>
    <w:p w14:paraId="3A314D14" w14:textId="77777777" w:rsidR="002503CD" w:rsidRDefault="002503CD" w:rsidP="00317A5E">
      <w:pPr>
        <w:pStyle w:val="Heading3"/>
      </w:pPr>
      <w:r>
        <w:t>Discipleship and Formation</w:t>
      </w:r>
    </w:p>
    <w:p w14:paraId="6DE023A8" w14:textId="77777777" w:rsidR="002503CD" w:rsidRDefault="002503CD" w:rsidP="00317A5E">
      <w:pPr>
        <w:pStyle w:val="Heading3"/>
      </w:pPr>
      <w:r>
        <w:t>Loving Service (caring for the poor, loving neighbours)</w:t>
      </w:r>
    </w:p>
    <w:p w14:paraId="6B6680CA" w14:textId="77777777" w:rsidR="002503CD" w:rsidRDefault="002503CD" w:rsidP="00317A5E">
      <w:pPr>
        <w:pStyle w:val="Heading3"/>
      </w:pPr>
      <w:r>
        <w:t>Transforming Society (standing against all forms of injustice)</w:t>
      </w:r>
    </w:p>
    <w:p w14:paraId="36DF6CA3" w14:textId="01CD942A" w:rsidR="002503CD" w:rsidRDefault="002503CD" w:rsidP="00317A5E">
      <w:pPr>
        <w:pStyle w:val="Heading3"/>
      </w:pPr>
      <w:r>
        <w:t>Stewarding Creation (creation care, environmental protection, climate concern &amp; action, sustainability)</w:t>
      </w:r>
    </w:p>
    <w:p w14:paraId="6133C3AA" w14:textId="77777777" w:rsidR="002503CD" w:rsidRPr="002503CD" w:rsidRDefault="002503CD" w:rsidP="00317A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4A0" w:firstRow="1" w:lastRow="0" w:firstColumn="1" w:lastColumn="0" w:noHBand="0" w:noVBand="1"/>
      </w:tblPr>
      <w:tblGrid>
        <w:gridCol w:w="1555"/>
        <w:gridCol w:w="3402"/>
        <w:gridCol w:w="2409"/>
        <w:gridCol w:w="6424"/>
        <w:tblGridChange w:id="2">
          <w:tblGrid>
            <w:gridCol w:w="1555"/>
            <w:gridCol w:w="3402"/>
            <w:gridCol w:w="2409"/>
            <w:gridCol w:w="6424"/>
          </w:tblGrid>
        </w:tblGridChange>
      </w:tblGrid>
      <w:tr w:rsidR="00F47DCA" w:rsidRPr="00767911" w14:paraId="334B94FC" w14:textId="77777777" w:rsidTr="003B448D">
        <w:trPr>
          <w:tblHeader/>
        </w:trPr>
        <w:tc>
          <w:tcPr>
            <w:tcW w:w="1555" w:type="dxa"/>
            <w:shd w:val="clear" w:color="auto" w:fill="0B769F" w:themeFill="accent4" w:themeFillShade="BF"/>
            <w:vAlign w:val="center"/>
            <w:hideMark/>
          </w:tcPr>
          <w:p w14:paraId="6FEB2B9D" w14:textId="77777777" w:rsidR="00F47DCA" w:rsidRPr="00767911" w:rsidRDefault="00F47DCA" w:rsidP="00317A5E">
            <w:r w:rsidRPr="00767911">
              <w:t>Section</w:t>
            </w:r>
          </w:p>
        </w:tc>
        <w:tc>
          <w:tcPr>
            <w:tcW w:w="3402" w:type="dxa"/>
            <w:shd w:val="clear" w:color="auto" w:fill="0B769F" w:themeFill="accent4" w:themeFillShade="BF"/>
            <w:vAlign w:val="center"/>
            <w:hideMark/>
          </w:tcPr>
          <w:p w14:paraId="2BF51B39" w14:textId="77777777" w:rsidR="00F47DCA" w:rsidRPr="00767911" w:rsidRDefault="00F47DCA" w:rsidP="00317A5E">
            <w:r w:rsidRPr="00767911">
              <w:t>Document / Resource</w:t>
            </w:r>
          </w:p>
        </w:tc>
        <w:tc>
          <w:tcPr>
            <w:tcW w:w="2409" w:type="dxa"/>
            <w:shd w:val="clear" w:color="auto" w:fill="0B769F" w:themeFill="accent4" w:themeFillShade="BF"/>
            <w:vAlign w:val="center"/>
            <w:hideMark/>
          </w:tcPr>
          <w:p w14:paraId="752236D7" w14:textId="77777777" w:rsidR="00F47DCA" w:rsidRPr="00767911" w:rsidRDefault="00F47DCA" w:rsidP="00317A5E">
            <w:r w:rsidRPr="00767911">
              <w:t>Type</w:t>
            </w:r>
          </w:p>
        </w:tc>
        <w:tc>
          <w:tcPr>
            <w:tcW w:w="6424" w:type="dxa"/>
            <w:shd w:val="clear" w:color="auto" w:fill="0B769F" w:themeFill="accent4" w:themeFillShade="BF"/>
            <w:vAlign w:val="center"/>
            <w:hideMark/>
          </w:tcPr>
          <w:p w14:paraId="3C9ECDD7" w14:textId="77777777" w:rsidR="00F47DCA" w:rsidRPr="00767911" w:rsidRDefault="00F47DCA" w:rsidP="00317A5E">
            <w:r w:rsidRPr="00767911">
              <w:t>Link</w:t>
            </w:r>
          </w:p>
        </w:tc>
      </w:tr>
      <w:tr w:rsidR="00F47DCA" w:rsidRPr="00767911" w14:paraId="0AA19E59" w14:textId="77777777" w:rsidTr="008B681B">
        <w:tc>
          <w:tcPr>
            <w:tcW w:w="1555" w:type="dxa"/>
            <w:vMerge w:val="restart"/>
            <w:vAlign w:val="center"/>
            <w:hideMark/>
          </w:tcPr>
          <w:p w14:paraId="759F6641" w14:textId="2A799422" w:rsidR="00F47DCA" w:rsidRPr="00767911" w:rsidRDefault="00F47DCA" w:rsidP="00317A5E">
            <w:r w:rsidRPr="00767911">
              <w:t>Proclaiming the Good News</w:t>
            </w:r>
            <w:r w:rsidR="0073361F" w:rsidRPr="00767911">
              <w:t xml:space="preserve"> (aka </w:t>
            </w:r>
            <w:r w:rsidR="00AC7C40" w:rsidRPr="00767911">
              <w:t>e</w:t>
            </w:r>
            <w:r w:rsidR="0073361F" w:rsidRPr="00767911">
              <w:t>vangelism)</w:t>
            </w:r>
          </w:p>
        </w:tc>
        <w:tc>
          <w:tcPr>
            <w:tcW w:w="3402" w:type="dxa"/>
            <w:vAlign w:val="center"/>
            <w:hideMark/>
          </w:tcPr>
          <w:p w14:paraId="7F22BC3A" w14:textId="461F4310" w:rsidR="00F47DCA" w:rsidRPr="00767911" w:rsidRDefault="00F47DCA" w:rsidP="00317A5E">
            <w:r w:rsidRPr="00767911">
              <w:t xml:space="preserve">Lausanne </w:t>
            </w:r>
            <w:r w:rsidR="00B34535" w:rsidRPr="00767911">
              <w:t>Movement</w:t>
            </w:r>
            <w:r w:rsidR="005D5E7D" w:rsidRPr="00767911">
              <w:t xml:space="preserve"> – core documents</w:t>
            </w:r>
            <w:r w:rsidR="00CF22FB" w:rsidRPr="00767911">
              <w:t>, starting from the Lausanne Covenant</w:t>
            </w:r>
          </w:p>
        </w:tc>
        <w:tc>
          <w:tcPr>
            <w:tcW w:w="2409" w:type="dxa"/>
            <w:vAlign w:val="center"/>
            <w:hideMark/>
          </w:tcPr>
          <w:p w14:paraId="729BFD92" w14:textId="04C3B462" w:rsidR="00F47DCA" w:rsidRPr="00767911" w:rsidRDefault="00F47DCA" w:rsidP="00317A5E">
            <w:r w:rsidRPr="00767911">
              <w:t xml:space="preserve">Foundational </w:t>
            </w:r>
            <w:r w:rsidR="00CF22FB" w:rsidRPr="00767911">
              <w:t xml:space="preserve">evangelical </w:t>
            </w:r>
            <w:r w:rsidRPr="00767911">
              <w:t>statement</w:t>
            </w:r>
            <w:r w:rsidR="007A131E" w:rsidRPr="00767911">
              <w:t>s</w:t>
            </w:r>
            <w:r w:rsidR="00CF22FB" w:rsidRPr="00767911">
              <w:t xml:space="preserve">, </w:t>
            </w:r>
            <w:r w:rsidR="007A131E" w:rsidRPr="00767911">
              <w:t>1974 to 2024</w:t>
            </w:r>
          </w:p>
        </w:tc>
        <w:tc>
          <w:tcPr>
            <w:tcW w:w="6424" w:type="dxa"/>
            <w:vAlign w:val="center"/>
            <w:hideMark/>
          </w:tcPr>
          <w:p w14:paraId="655BB7A8" w14:textId="293A5775" w:rsidR="00F47DCA" w:rsidRPr="00767911" w:rsidRDefault="00000000" w:rsidP="00317A5E">
            <w:hyperlink r:id="rId14" w:history="1">
              <w:r w:rsidR="007A131E" w:rsidRPr="00767911">
                <w:rPr>
                  <w:rStyle w:val="Hyperlink"/>
                  <w:sz w:val="18"/>
                  <w:szCs w:val="18"/>
                </w:rPr>
                <w:t>https://lausanne.org/core-documents</w:t>
              </w:r>
            </w:hyperlink>
            <w:r w:rsidR="007A131E" w:rsidRPr="00767911">
              <w:t xml:space="preserve"> </w:t>
            </w:r>
          </w:p>
        </w:tc>
      </w:tr>
      <w:tr w:rsidR="00F47DCA" w:rsidRPr="00767911" w14:paraId="1AE4AECB" w14:textId="77777777" w:rsidTr="008B681B">
        <w:tc>
          <w:tcPr>
            <w:tcW w:w="1555" w:type="dxa"/>
            <w:vMerge/>
            <w:vAlign w:val="center"/>
            <w:hideMark/>
          </w:tcPr>
          <w:p w14:paraId="75446889" w14:textId="77777777" w:rsidR="00F47DCA" w:rsidRPr="00767911" w:rsidRDefault="00F47DCA" w:rsidP="00317A5E"/>
        </w:tc>
        <w:tc>
          <w:tcPr>
            <w:tcW w:w="3402" w:type="dxa"/>
            <w:vAlign w:val="center"/>
          </w:tcPr>
          <w:p w14:paraId="5C6B566A" w14:textId="07F2775A" w:rsidR="00F47DCA" w:rsidRPr="00767911" w:rsidRDefault="0048362E" w:rsidP="00317A5E">
            <w:r w:rsidRPr="00767911">
              <w:t>How to Read the Bible</w:t>
            </w:r>
            <w:r w:rsidR="004E44B9" w:rsidRPr="00767911">
              <w:t xml:space="preserve"> (BibleProject)</w:t>
            </w:r>
          </w:p>
        </w:tc>
        <w:tc>
          <w:tcPr>
            <w:tcW w:w="2409" w:type="dxa"/>
            <w:vAlign w:val="center"/>
          </w:tcPr>
          <w:p w14:paraId="1CDF0A16" w14:textId="4CB4906B" w:rsidR="00F47DCA" w:rsidRPr="00767911" w:rsidRDefault="0048362E" w:rsidP="00317A5E">
            <w:r w:rsidRPr="00767911">
              <w:t>Video series</w:t>
            </w:r>
            <w:r w:rsidR="00E456F6" w:rsidRPr="00767911">
              <w:t xml:space="preserve"> – </w:t>
            </w:r>
            <w:r w:rsidRPr="00767911">
              <w:t xml:space="preserve">including Episode </w:t>
            </w:r>
            <w:r w:rsidR="00E456F6" w:rsidRPr="00767911">
              <w:t>15: The Gospel</w:t>
            </w:r>
          </w:p>
        </w:tc>
        <w:tc>
          <w:tcPr>
            <w:tcW w:w="6424" w:type="dxa"/>
            <w:vAlign w:val="center"/>
          </w:tcPr>
          <w:p w14:paraId="33929ED9" w14:textId="4337B96C" w:rsidR="00F47DCA" w:rsidRPr="00767911" w:rsidRDefault="00000000" w:rsidP="00317A5E">
            <w:hyperlink r:id="rId15" w:history="1">
              <w:r w:rsidR="00E456F6" w:rsidRPr="00767911">
                <w:rPr>
                  <w:rStyle w:val="Hyperlink"/>
                  <w:sz w:val="18"/>
                  <w:szCs w:val="18"/>
                </w:rPr>
                <w:t>https://bibleproject.com/videos/collections/how-to-read-the-bible/</w:t>
              </w:r>
            </w:hyperlink>
            <w:r w:rsidR="00E456F6" w:rsidRPr="00767911">
              <w:t xml:space="preserve"> </w:t>
            </w:r>
          </w:p>
        </w:tc>
      </w:tr>
      <w:tr w:rsidR="00522C77" w:rsidRPr="00767911" w14:paraId="6D0E478E" w14:textId="77777777" w:rsidTr="00C66A23">
        <w:trPr>
          <w:trHeight w:val="1780"/>
        </w:trPr>
        <w:tc>
          <w:tcPr>
            <w:tcW w:w="1555" w:type="dxa"/>
            <w:vMerge/>
            <w:vAlign w:val="center"/>
          </w:tcPr>
          <w:p w14:paraId="7EEA3385" w14:textId="77777777" w:rsidR="00522C77" w:rsidRPr="00767911" w:rsidRDefault="00522C77" w:rsidP="00317A5E"/>
        </w:tc>
        <w:tc>
          <w:tcPr>
            <w:tcW w:w="3402" w:type="dxa"/>
            <w:vAlign w:val="center"/>
          </w:tcPr>
          <w:p w14:paraId="79C7633C" w14:textId="14F59827" w:rsidR="00522C77" w:rsidRPr="00767911" w:rsidRDefault="00522C77" w:rsidP="00317A5E">
            <w:ins w:id="3" w:author="David Torrance" w:date="2026-05-11T10:57:00Z">
              <w:r w:rsidRPr="00522C77">
                <w:t xml:space="preserve">Five Marks of Mission: Making God’s Mission Ours </w:t>
              </w:r>
              <w:r>
                <w:t>(Chris Wright)</w:t>
              </w:r>
            </w:ins>
            <w:commentRangeStart w:id="4"/>
            <w:del w:id="5" w:author="David Torrance" w:date="2026-05-11T10:54:00Z">
              <w:r w:rsidRPr="00767911" w:rsidDel="00DE12F2">
                <w:delText>Ultimate Rest: The Essence of the Beautiful Gospel (David W. Hewitt</w:delText>
              </w:r>
            </w:del>
            <w:commentRangeEnd w:id="4"/>
            <w:r>
              <w:rPr>
                <w:rStyle w:val="CommentReference"/>
              </w:rPr>
              <w:commentReference w:id="4"/>
            </w:r>
            <w:del w:id="6" w:author="David Torrance" w:date="2026-05-11T10:54:00Z">
              <w:r w:rsidRPr="00767911" w:rsidDel="00DE12F2">
                <w:delText>)</w:delText>
              </w:r>
            </w:del>
          </w:p>
        </w:tc>
        <w:tc>
          <w:tcPr>
            <w:tcW w:w="2409" w:type="dxa"/>
            <w:vAlign w:val="center"/>
          </w:tcPr>
          <w:p w14:paraId="7136E09E" w14:textId="491A44F4" w:rsidR="00522C77" w:rsidRPr="00767911" w:rsidRDefault="00522C77" w:rsidP="00317A5E">
            <w:ins w:id="7" w:author="David Torrance" w:date="2026-05-11T11:01:00Z">
              <w:r>
                <w:t>Short eBook</w:t>
              </w:r>
            </w:ins>
            <w:del w:id="8" w:author="David Torrance" w:date="2026-05-11T10:54:00Z">
              <w:r w:rsidRPr="00767911" w:rsidDel="00DE12F2">
                <w:delText xml:space="preserve">Book available for purchase </w:delText>
              </w:r>
            </w:del>
          </w:p>
        </w:tc>
        <w:commentRangeStart w:id="9"/>
        <w:tc>
          <w:tcPr>
            <w:tcW w:w="6424" w:type="dxa"/>
            <w:vAlign w:val="center"/>
          </w:tcPr>
          <w:p w14:paraId="1A6AB8E6" w14:textId="07DB2D53" w:rsidR="00522C77" w:rsidRDefault="00522C77" w:rsidP="00522C77">
            <w:pPr>
              <w:rPr>
                <w:ins w:id="10" w:author="David Torrance" w:date="2026-05-11T11:01:00Z"/>
              </w:rPr>
            </w:pPr>
            <w:r>
              <w:fldChar w:fldCharType="begin"/>
            </w:r>
            <w:r>
              <w:instrText>HYPERLINK "</w:instrText>
            </w:r>
            <w:r w:rsidRPr="00522C77">
              <w:instrText>https://micahglobal.org/page/resources-external</w:instrText>
            </w:r>
            <w:r>
              <w:instrText>"</w:instrText>
            </w:r>
            <w:r>
              <w:fldChar w:fldCharType="separate"/>
            </w:r>
            <w:ins w:id="11" w:author="David Torrance" w:date="2026-05-11T11:01:00Z">
              <w:r w:rsidRPr="00522C77">
                <w:rPr>
                  <w:rStyle w:val="Hyperlink"/>
                </w:rPr>
                <w:t>https://micahglobal.org/page/resources-external</w:t>
              </w:r>
            </w:ins>
            <w:ins w:id="12" w:author="David Torrance" w:date="2026-05-11T11:02:00Z">
              <w:r>
                <w:fldChar w:fldCharType="end"/>
              </w:r>
            </w:ins>
            <w:commentRangeEnd w:id="9"/>
            <w:ins w:id="13" w:author="David Torrance" w:date="2026-05-11T16:27:00Z">
              <w:r>
                <w:rPr>
                  <w:rStyle w:val="CommentReference"/>
                </w:rPr>
                <w:commentReference w:id="9"/>
              </w:r>
            </w:ins>
          </w:p>
          <w:p w14:paraId="6153F5EC" w14:textId="02688E3E" w:rsidR="00522C77" w:rsidRPr="00767911" w:rsidRDefault="00522C77" w:rsidP="00317A5E">
            <w:del w:id="14" w:author="David Torrance" w:date="2026-05-11T10:54:00Z">
              <w:r w:rsidDel="00DE12F2">
                <w:fldChar w:fldCharType="begin"/>
              </w:r>
              <w:r w:rsidDel="00DE12F2">
                <w:delInstrText>HYPERLINK "https://www.amazon.co.uk/Ultimate-Rest-Beautiful-Reconstructing-Ecclesia/dp/1739268016"</w:delInstrText>
              </w:r>
              <w:r w:rsidDel="00DE12F2">
                <w:fldChar w:fldCharType="separate"/>
              </w:r>
              <w:r w:rsidRPr="00767911" w:rsidDel="00DE12F2">
                <w:rPr>
                  <w:rStyle w:val="Hyperlink"/>
                  <w:sz w:val="18"/>
                  <w:szCs w:val="18"/>
                </w:rPr>
                <w:delText>https://www.amazon.co.uk/Ultimate-Rest-Beautiful-Reconstructing-Ecclesia/dp/1739268016</w:delText>
              </w:r>
              <w:r w:rsidDel="00DE12F2">
                <w:rPr>
                  <w:rStyle w:val="Hyperlink"/>
                  <w:sz w:val="18"/>
                  <w:szCs w:val="18"/>
                </w:rPr>
                <w:fldChar w:fldCharType="end"/>
              </w:r>
              <w:r w:rsidRPr="00767911" w:rsidDel="00DE12F2">
                <w:delText xml:space="preserve"> </w:delText>
              </w:r>
            </w:del>
          </w:p>
        </w:tc>
      </w:tr>
      <w:tr w:rsidR="004B1F33" w:rsidRPr="00767911" w14:paraId="571BF67F" w14:textId="77777777" w:rsidTr="008B681B">
        <w:tc>
          <w:tcPr>
            <w:tcW w:w="1555" w:type="dxa"/>
            <w:vMerge w:val="restart"/>
            <w:vAlign w:val="center"/>
            <w:hideMark/>
          </w:tcPr>
          <w:p w14:paraId="05A9AFD1" w14:textId="77777777" w:rsidR="004B1F33" w:rsidRPr="00767911" w:rsidRDefault="004B1F33" w:rsidP="00317A5E">
            <w:r w:rsidRPr="00767911">
              <w:t>Discipleship and Formation</w:t>
            </w:r>
          </w:p>
        </w:tc>
        <w:tc>
          <w:tcPr>
            <w:tcW w:w="3402" w:type="dxa"/>
            <w:vAlign w:val="center"/>
          </w:tcPr>
          <w:p w14:paraId="59CA8FDC" w14:textId="336C20AA" w:rsidR="004B1F33" w:rsidRPr="00767911" w:rsidRDefault="004B1F33" w:rsidP="00317A5E">
            <w:r w:rsidRPr="00767911">
              <w:t>Alpha Course</w:t>
            </w:r>
          </w:p>
        </w:tc>
        <w:tc>
          <w:tcPr>
            <w:tcW w:w="2409" w:type="dxa"/>
            <w:vAlign w:val="center"/>
          </w:tcPr>
          <w:p w14:paraId="4AFDC7D5" w14:textId="772A9826" w:rsidR="004B1F33" w:rsidRPr="00767911" w:rsidRDefault="004B1F33" w:rsidP="00317A5E">
            <w:r w:rsidRPr="00767911">
              <w:t>Course / video series</w:t>
            </w:r>
          </w:p>
        </w:tc>
        <w:tc>
          <w:tcPr>
            <w:tcW w:w="6424" w:type="dxa"/>
            <w:vAlign w:val="center"/>
          </w:tcPr>
          <w:p w14:paraId="04E81937" w14:textId="381BD4CE" w:rsidR="004B1F33" w:rsidRPr="00767911" w:rsidRDefault="00000000" w:rsidP="00317A5E">
            <w:hyperlink r:id="rId20" w:history="1">
              <w:r w:rsidR="004B1F33" w:rsidRPr="00767911">
                <w:rPr>
                  <w:rStyle w:val="Hyperlink"/>
                  <w:sz w:val="18"/>
                  <w:szCs w:val="18"/>
                </w:rPr>
                <w:t>https://www.alpha.org/what-is-alpha</w:t>
              </w:r>
            </w:hyperlink>
            <w:del w:id="15" w:author="David Torrance" w:date="2026-05-11T11:02:00Z">
              <w:r w:rsidR="004B1F33" w:rsidRPr="00767911" w:rsidDel="00522C77">
                <w:delText>d</w:delText>
              </w:r>
            </w:del>
            <w:r w:rsidR="004B1F33" w:rsidRPr="00767911">
              <w:t xml:space="preserve">, also </w:t>
            </w:r>
            <w:hyperlink r:id="rId21" w:history="1">
              <w:r w:rsidR="004B1F33" w:rsidRPr="00767911">
                <w:rPr>
                  <w:rStyle w:val="Hyperlink"/>
                  <w:sz w:val="18"/>
                  <w:szCs w:val="18"/>
                </w:rPr>
                <w:t>https://www.alpha.org/youth</w:t>
              </w:r>
            </w:hyperlink>
            <w:r w:rsidR="004B1F33" w:rsidRPr="00767911">
              <w:t xml:space="preserve"> </w:t>
            </w:r>
          </w:p>
        </w:tc>
      </w:tr>
      <w:tr w:rsidR="004B1F33" w:rsidRPr="00767911" w14:paraId="63EA16C6" w14:textId="77777777" w:rsidTr="008B681B">
        <w:tc>
          <w:tcPr>
            <w:tcW w:w="1555" w:type="dxa"/>
            <w:vMerge/>
            <w:vAlign w:val="center"/>
          </w:tcPr>
          <w:p w14:paraId="578B728B" w14:textId="77777777" w:rsidR="004B1F33" w:rsidRPr="00767911" w:rsidRDefault="004B1F33" w:rsidP="00317A5E"/>
        </w:tc>
        <w:tc>
          <w:tcPr>
            <w:tcW w:w="3402" w:type="dxa"/>
            <w:vAlign w:val="center"/>
          </w:tcPr>
          <w:p w14:paraId="1BB6308A" w14:textId="1EBFA500" w:rsidR="004B1F33" w:rsidRPr="00767911" w:rsidRDefault="004B1F33" w:rsidP="00317A5E">
            <w:r w:rsidRPr="00767911">
              <w:t>Christianity Explored</w:t>
            </w:r>
          </w:p>
        </w:tc>
        <w:tc>
          <w:tcPr>
            <w:tcW w:w="2409" w:type="dxa"/>
            <w:vAlign w:val="center"/>
          </w:tcPr>
          <w:p w14:paraId="3770E325" w14:textId="3929B363" w:rsidR="004B1F33" w:rsidRPr="00767911" w:rsidRDefault="004B1F33" w:rsidP="00317A5E">
            <w:r w:rsidRPr="00767911">
              <w:t>Course / video series</w:t>
            </w:r>
          </w:p>
        </w:tc>
        <w:tc>
          <w:tcPr>
            <w:tcW w:w="6424" w:type="dxa"/>
            <w:vAlign w:val="center"/>
          </w:tcPr>
          <w:p w14:paraId="00C6C116" w14:textId="0FD3B442" w:rsidR="004B1F33" w:rsidRPr="00767911" w:rsidRDefault="00000000" w:rsidP="00317A5E">
            <w:hyperlink r:id="rId22" w:history="1">
              <w:r w:rsidR="004B1F33" w:rsidRPr="00767911">
                <w:t>https://www.christianityexplored.org/courses/christianity-explored/</w:t>
              </w:r>
            </w:hyperlink>
            <w:r w:rsidR="004B1F33" w:rsidRPr="00767911">
              <w:t xml:space="preserve"> </w:t>
            </w:r>
          </w:p>
        </w:tc>
      </w:tr>
      <w:tr w:rsidR="004B1F33" w:rsidRPr="00767911" w14:paraId="20A71E04" w14:textId="77777777" w:rsidTr="008B681B">
        <w:tc>
          <w:tcPr>
            <w:tcW w:w="1555" w:type="dxa"/>
            <w:vMerge/>
            <w:vAlign w:val="center"/>
          </w:tcPr>
          <w:p w14:paraId="1A705060" w14:textId="77777777" w:rsidR="004B1F33" w:rsidRPr="00767911" w:rsidRDefault="004B1F33" w:rsidP="00317A5E"/>
        </w:tc>
        <w:tc>
          <w:tcPr>
            <w:tcW w:w="3402" w:type="dxa"/>
            <w:vAlign w:val="center"/>
          </w:tcPr>
          <w:p w14:paraId="61C82D3E" w14:textId="47B712E8" w:rsidR="004B1F33" w:rsidRPr="00767911" w:rsidRDefault="004B1F33" w:rsidP="00317A5E">
            <w:r w:rsidRPr="00767911">
              <w:t>Discipleship Explored</w:t>
            </w:r>
          </w:p>
        </w:tc>
        <w:tc>
          <w:tcPr>
            <w:tcW w:w="2409" w:type="dxa"/>
            <w:vAlign w:val="center"/>
          </w:tcPr>
          <w:p w14:paraId="577C9078" w14:textId="555D1A55" w:rsidR="004B1F33" w:rsidRPr="00767911" w:rsidRDefault="004B1F33" w:rsidP="00317A5E">
            <w:r w:rsidRPr="00767911">
              <w:t>Course / video series</w:t>
            </w:r>
          </w:p>
        </w:tc>
        <w:tc>
          <w:tcPr>
            <w:tcW w:w="6424" w:type="dxa"/>
            <w:vAlign w:val="center"/>
          </w:tcPr>
          <w:p w14:paraId="60BF297A" w14:textId="6FC816BA" w:rsidR="004B1F33" w:rsidRPr="00767911" w:rsidRDefault="00000000" w:rsidP="00317A5E">
            <w:pPr>
              <w:rPr>
                <w:color w:val="0000FF"/>
                <w:u w:val="single"/>
              </w:rPr>
            </w:pPr>
            <w:hyperlink r:id="rId23" w:history="1">
              <w:r w:rsidR="004B1F33" w:rsidRPr="00767911">
                <w:rPr>
                  <w:color w:val="0000FF"/>
                  <w:u w:val="single"/>
                </w:rPr>
                <w:t>https://www.christianityexplored.org/courses/discipleship-explored/</w:t>
              </w:r>
            </w:hyperlink>
          </w:p>
        </w:tc>
      </w:tr>
      <w:tr w:rsidR="00522C77" w:rsidRPr="00767911" w14:paraId="6D2ED5A8" w14:textId="77777777" w:rsidTr="00A31F09">
        <w:trPr>
          <w:trHeight w:val="1070"/>
        </w:trPr>
        <w:tc>
          <w:tcPr>
            <w:tcW w:w="1555" w:type="dxa"/>
            <w:vMerge/>
            <w:vAlign w:val="center"/>
          </w:tcPr>
          <w:p w14:paraId="24C1CBAE" w14:textId="77777777" w:rsidR="00522C77" w:rsidRPr="00767911" w:rsidRDefault="00522C77" w:rsidP="00317A5E"/>
        </w:tc>
        <w:tc>
          <w:tcPr>
            <w:tcW w:w="3402" w:type="dxa"/>
            <w:vAlign w:val="center"/>
          </w:tcPr>
          <w:p w14:paraId="39AF968C" w14:textId="3788C645" w:rsidR="00522C77" w:rsidRPr="00767911" w:rsidRDefault="00522C77" w:rsidP="00317A5E">
            <w:r w:rsidRPr="00767911">
              <w:t>Practicing the Way (John Mark Comer)</w:t>
            </w:r>
          </w:p>
        </w:tc>
        <w:tc>
          <w:tcPr>
            <w:tcW w:w="2409" w:type="dxa"/>
            <w:vAlign w:val="center"/>
          </w:tcPr>
          <w:p w14:paraId="202F4583" w14:textId="42C975BA" w:rsidR="00522C77" w:rsidRPr="00767911" w:rsidRDefault="00522C77" w:rsidP="00317A5E">
            <w:r w:rsidRPr="00767911">
              <w:t xml:space="preserve">Book available for purchase, also with resources on the website </w:t>
            </w:r>
          </w:p>
        </w:tc>
        <w:tc>
          <w:tcPr>
            <w:tcW w:w="6424" w:type="dxa"/>
            <w:vAlign w:val="center"/>
          </w:tcPr>
          <w:p w14:paraId="508A8576" w14:textId="45B6335E" w:rsidR="00522C77" w:rsidRPr="00767911" w:rsidRDefault="00000000" w:rsidP="00317A5E">
            <w:pPr>
              <w:rPr>
                <w:color w:val="0000FF"/>
                <w:u w:val="single"/>
              </w:rPr>
            </w:pPr>
            <w:hyperlink r:id="rId24" w:history="1">
              <w:r w:rsidR="00522C77" w:rsidRPr="00767911">
                <w:rPr>
                  <w:color w:val="0000FF"/>
                  <w:u w:val="single"/>
                </w:rPr>
                <w:t>https://practicingtheway.org</w:t>
              </w:r>
            </w:hyperlink>
            <w:r w:rsidR="00522C77" w:rsidRPr="00767911">
              <w:t xml:space="preserve"> (also </w:t>
            </w:r>
            <w:hyperlink r:id="rId25" w:history="1">
              <w:r w:rsidR="00522C77" w:rsidRPr="00767911">
                <w:rPr>
                  <w:rStyle w:val="Hyperlink"/>
                  <w:sz w:val="18"/>
                  <w:szCs w:val="18"/>
                </w:rPr>
                <w:t>https://www.practicingtheway.org/book</w:t>
              </w:r>
            </w:hyperlink>
            <w:r w:rsidR="00522C77" w:rsidRPr="00767911">
              <w:t>)</w:t>
            </w:r>
          </w:p>
        </w:tc>
      </w:tr>
      <w:tr w:rsidR="004B1F33" w:rsidRPr="00767911" w14:paraId="694ED94B" w14:textId="77777777" w:rsidTr="00663231">
        <w:tc>
          <w:tcPr>
            <w:tcW w:w="1555" w:type="dxa"/>
            <w:vMerge w:val="restart"/>
            <w:vAlign w:val="center"/>
            <w:hideMark/>
          </w:tcPr>
          <w:p w14:paraId="2DDCA799" w14:textId="3668E37B" w:rsidR="004B1F33" w:rsidRPr="00767911" w:rsidRDefault="004B1F33" w:rsidP="00317A5E">
            <w:r w:rsidRPr="00767911">
              <w:t>Loving Service</w:t>
            </w:r>
            <w:r w:rsidR="00AC7C40" w:rsidRPr="00767911">
              <w:t xml:space="preserve"> (caring for the poor, loving neighbours)</w:t>
            </w:r>
          </w:p>
        </w:tc>
        <w:tc>
          <w:tcPr>
            <w:tcW w:w="3402" w:type="dxa"/>
            <w:vAlign w:val="center"/>
          </w:tcPr>
          <w:p w14:paraId="05166730" w14:textId="59D84FBF" w:rsidR="004B1F33" w:rsidRPr="00767911" w:rsidRDefault="00522C77" w:rsidP="00317A5E">
            <w:ins w:id="16" w:author="David Torrance" w:date="2026-05-11T11:05:00Z">
              <w:r>
                <w:t>5 Reasons Why We Love Our Neighbour and Serve (Cris Rogers)</w:t>
              </w:r>
            </w:ins>
            <w:del w:id="17" w:author="David Torrance" w:date="2026-05-11T11:05:00Z">
              <w:r w:rsidR="00E422B3" w:rsidRPr="00767911" w:rsidDel="00522C77">
                <w:delText>???</w:delText>
              </w:r>
            </w:del>
          </w:p>
        </w:tc>
        <w:tc>
          <w:tcPr>
            <w:tcW w:w="2409" w:type="dxa"/>
            <w:vAlign w:val="center"/>
          </w:tcPr>
          <w:p w14:paraId="47813E4E" w14:textId="1F49C54E" w:rsidR="004B1F33" w:rsidRPr="00767911" w:rsidRDefault="00E422B3" w:rsidP="00317A5E">
            <w:r w:rsidRPr="00767911">
              <w:t xml:space="preserve">Blogpost </w:t>
            </w:r>
          </w:p>
        </w:tc>
        <w:tc>
          <w:tcPr>
            <w:tcW w:w="6424" w:type="dxa"/>
            <w:vAlign w:val="center"/>
          </w:tcPr>
          <w:p w14:paraId="44401412" w14:textId="671A16FA" w:rsidR="004B1F33" w:rsidRPr="00767911" w:rsidRDefault="00000000" w:rsidP="00317A5E">
            <w:hyperlink r:id="rId26" w:history="1">
              <w:r w:rsidR="00E422B3" w:rsidRPr="00767911">
                <w:rPr>
                  <w:rStyle w:val="Hyperlink"/>
                  <w:sz w:val="18"/>
                  <w:szCs w:val="18"/>
                </w:rPr>
                <w:t>https://wearemakingdisciples.com/5-reasons-why-we-love-our-neighbour-and-serve/</w:t>
              </w:r>
            </w:hyperlink>
            <w:r w:rsidR="00E422B3" w:rsidRPr="00767911">
              <w:t xml:space="preserve"> </w:t>
            </w:r>
          </w:p>
        </w:tc>
      </w:tr>
      <w:tr w:rsidR="004B1F33" w:rsidRPr="00767911" w14:paraId="26D134AC" w14:textId="77777777" w:rsidTr="00663231">
        <w:tc>
          <w:tcPr>
            <w:tcW w:w="1555" w:type="dxa"/>
            <w:vMerge/>
            <w:vAlign w:val="center"/>
            <w:hideMark/>
          </w:tcPr>
          <w:p w14:paraId="10F2FB86" w14:textId="77777777" w:rsidR="004B1F33" w:rsidRPr="00767911" w:rsidRDefault="004B1F33" w:rsidP="00317A5E"/>
        </w:tc>
        <w:tc>
          <w:tcPr>
            <w:tcW w:w="3402" w:type="dxa"/>
            <w:vAlign w:val="center"/>
          </w:tcPr>
          <w:p w14:paraId="54A7FF06" w14:textId="50794480" w:rsidR="004B1F33" w:rsidRPr="00767911" w:rsidRDefault="00522C77" w:rsidP="00317A5E">
            <w:ins w:id="18" w:author="David Torrance" w:date="2026-05-11T11:04:00Z">
              <w:r>
                <w:t>Evangelism vs Neighbor</w:t>
              </w:r>
            </w:ins>
            <w:ins w:id="19" w:author="David Torrance" w:date="2026-05-11T11:05:00Z">
              <w:r>
                <w:t>-</w:t>
              </w:r>
            </w:ins>
            <w:ins w:id="20" w:author="David Torrance" w:date="2026-05-11T11:04:00Z">
              <w:r>
                <w:t>Love (John Stott)</w:t>
              </w:r>
            </w:ins>
          </w:p>
        </w:tc>
        <w:tc>
          <w:tcPr>
            <w:tcW w:w="2409" w:type="dxa"/>
            <w:vAlign w:val="center"/>
          </w:tcPr>
          <w:p w14:paraId="4BEF5DA0" w14:textId="798DE8DB" w:rsidR="004B1F33" w:rsidRPr="00767911" w:rsidRDefault="00522C77" w:rsidP="00317A5E">
            <w:ins w:id="21" w:author="David Torrance" w:date="2026-05-11T11:04:00Z">
              <w:r>
                <w:t>Blogpost (book extract)</w:t>
              </w:r>
            </w:ins>
          </w:p>
        </w:tc>
        <w:tc>
          <w:tcPr>
            <w:tcW w:w="6424" w:type="dxa"/>
            <w:vAlign w:val="center"/>
          </w:tcPr>
          <w:p w14:paraId="38E791CD" w14:textId="407D490C" w:rsidR="004B1F33" w:rsidRPr="00767911" w:rsidRDefault="00522C77" w:rsidP="00317A5E">
            <w:ins w:id="22" w:author="David Torrance" w:date="2026-05-11T11:04:00Z">
              <w:r w:rsidRPr="00522C77">
                <w:t>https://www.plough.com/en/topics/community/service/insight-evangelism-vs-neighbor-love</w:t>
              </w:r>
            </w:ins>
          </w:p>
        </w:tc>
      </w:tr>
      <w:tr w:rsidR="004B1F33" w:rsidRPr="00767911" w14:paraId="2739355B" w14:textId="77777777" w:rsidTr="006E0A10">
        <w:tc>
          <w:tcPr>
            <w:tcW w:w="1555" w:type="dxa"/>
            <w:vMerge/>
            <w:vAlign w:val="center"/>
            <w:hideMark/>
          </w:tcPr>
          <w:p w14:paraId="42DE8419" w14:textId="77777777" w:rsidR="004B1F33" w:rsidRPr="00767911" w:rsidRDefault="004B1F33" w:rsidP="00317A5E"/>
        </w:tc>
        <w:tc>
          <w:tcPr>
            <w:tcW w:w="3402" w:type="dxa"/>
            <w:vAlign w:val="center"/>
          </w:tcPr>
          <w:p w14:paraId="6D7E9636" w14:textId="2E89E431" w:rsidR="004B1F33" w:rsidRPr="00522C77" w:rsidRDefault="00FF0BE6" w:rsidP="00317A5E">
            <w:ins w:id="23" w:author="David Torrance" w:date="2026-05-11T16:49:00Z">
              <w:r>
                <w:t>Theology and Poverty (Teklu – St Andrews Encyclop</w:t>
              </w:r>
            </w:ins>
            <w:ins w:id="24" w:author="David Torrance" w:date="2026-05-11T16:50:00Z">
              <w:r>
                <w:t>a</w:t>
              </w:r>
            </w:ins>
            <w:ins w:id="25" w:author="David Torrance" w:date="2026-05-11T16:49:00Z">
              <w:r>
                <w:t>edia of Theology</w:t>
              </w:r>
            </w:ins>
            <w:ins w:id="26" w:author="David Torrance" w:date="2026-05-11T16:50:00Z">
              <w:r>
                <w:t>)</w:t>
              </w:r>
            </w:ins>
          </w:p>
        </w:tc>
        <w:tc>
          <w:tcPr>
            <w:tcW w:w="2409" w:type="dxa"/>
            <w:vAlign w:val="center"/>
          </w:tcPr>
          <w:p w14:paraId="2C557B5F" w14:textId="07648DF6" w:rsidR="004B1F33" w:rsidRPr="00767911" w:rsidRDefault="00FF0BE6" w:rsidP="00317A5E">
            <w:ins w:id="27" w:author="David Torrance" w:date="2026-05-11T16:49:00Z">
              <w:r>
                <w:t>Academic encyclopedia entry</w:t>
              </w:r>
            </w:ins>
          </w:p>
        </w:tc>
        <w:tc>
          <w:tcPr>
            <w:tcW w:w="6424" w:type="dxa"/>
            <w:vAlign w:val="center"/>
          </w:tcPr>
          <w:p w14:paraId="666AB89C" w14:textId="3CA1FABD" w:rsidR="004B1F33" w:rsidRPr="00767911" w:rsidRDefault="00FF0BE6" w:rsidP="00317A5E">
            <w:ins w:id="28" w:author="David Torrance" w:date="2026-05-11T16:49:00Z">
              <w:r w:rsidRPr="00FF0BE6">
                <w:t>https://www.saet.ac.uk/Christianity/TheologyandPoverty</w:t>
              </w:r>
            </w:ins>
          </w:p>
        </w:tc>
      </w:tr>
      <w:tr w:rsidR="00522C77" w:rsidRPr="00767911" w14:paraId="7096B3A5" w14:textId="77777777" w:rsidTr="00F74C54">
        <w:trPr>
          <w:trHeight w:val="67"/>
        </w:trPr>
        <w:tc>
          <w:tcPr>
            <w:tcW w:w="1555" w:type="dxa"/>
            <w:vMerge w:val="restart"/>
            <w:vAlign w:val="center"/>
            <w:hideMark/>
          </w:tcPr>
          <w:p w14:paraId="58C0A120" w14:textId="739C2C55" w:rsidR="00522C77" w:rsidRPr="00767911" w:rsidRDefault="00522C77" w:rsidP="00522C77">
            <w:r w:rsidRPr="00767911">
              <w:t>Transforming Society (standing against all forms of injustice)</w:t>
            </w:r>
          </w:p>
        </w:tc>
        <w:tc>
          <w:tcPr>
            <w:tcW w:w="3402" w:type="dxa"/>
            <w:vAlign w:val="center"/>
          </w:tcPr>
          <w:p w14:paraId="70F223E3" w14:textId="5802CBF9" w:rsidR="00522C77" w:rsidRPr="00767911" w:rsidRDefault="00522C77" w:rsidP="00522C77">
            <w:ins w:id="29" w:author="David Torrance" w:date="2026-05-11T11:25:00Z">
              <w:r w:rsidRPr="00767911">
                <w:t>UN Sustainable Development Goals</w:t>
              </w:r>
            </w:ins>
          </w:p>
        </w:tc>
        <w:tc>
          <w:tcPr>
            <w:tcW w:w="2409" w:type="dxa"/>
            <w:vAlign w:val="center"/>
          </w:tcPr>
          <w:p w14:paraId="14579E73" w14:textId="6EEE3BE3" w:rsidR="00522C77" w:rsidRPr="00767911" w:rsidRDefault="00522C77" w:rsidP="00522C77">
            <w:ins w:id="30" w:author="David Torrance" w:date="2026-05-11T11:25:00Z">
              <w:r w:rsidRPr="00767911">
                <w:t>Framework (webpage)</w:t>
              </w:r>
            </w:ins>
          </w:p>
        </w:tc>
        <w:tc>
          <w:tcPr>
            <w:tcW w:w="6424" w:type="dxa"/>
            <w:vAlign w:val="center"/>
          </w:tcPr>
          <w:p w14:paraId="0066534F" w14:textId="447C75EA" w:rsidR="00522C77" w:rsidRPr="00767911" w:rsidRDefault="00522C77" w:rsidP="00522C77">
            <w:ins w:id="31" w:author="David Torrance" w:date="2026-05-11T11:25:00Z">
              <w:r>
                <w:fldChar w:fldCharType="begin"/>
              </w:r>
              <w:r>
                <w:instrText>HYPERLINK "https://sdgs.un.org/goals"</w:instrText>
              </w:r>
              <w:r>
                <w:fldChar w:fldCharType="separate"/>
              </w:r>
              <w:r w:rsidRPr="00767911">
                <w:rPr>
                  <w:color w:val="0000FF"/>
                  <w:u w:val="single"/>
                </w:rPr>
                <w:t>https://sdgs.un.org/goals</w:t>
              </w:r>
              <w:r>
                <w:rPr>
                  <w:color w:val="0000FF"/>
                  <w:u w:val="single"/>
                </w:rPr>
                <w:fldChar w:fldCharType="end"/>
              </w:r>
            </w:ins>
          </w:p>
        </w:tc>
      </w:tr>
      <w:tr w:rsidR="00522C77" w:rsidRPr="00767911" w14:paraId="15E83BF1" w14:textId="77777777" w:rsidTr="0016570A">
        <w:trPr>
          <w:trHeight w:val="67"/>
        </w:trPr>
        <w:tc>
          <w:tcPr>
            <w:tcW w:w="1555" w:type="dxa"/>
            <w:vMerge/>
            <w:vAlign w:val="center"/>
          </w:tcPr>
          <w:p w14:paraId="57158A47" w14:textId="77777777" w:rsidR="00522C77" w:rsidRPr="00767911" w:rsidRDefault="00522C77" w:rsidP="00522C77"/>
        </w:tc>
        <w:tc>
          <w:tcPr>
            <w:tcW w:w="3402" w:type="dxa"/>
            <w:vAlign w:val="center"/>
          </w:tcPr>
          <w:p w14:paraId="7066B822" w14:textId="54184649" w:rsidR="00522C77" w:rsidRPr="00767911" w:rsidRDefault="00522C77" w:rsidP="00522C77">
            <w:ins w:id="32" w:author="David Torrance" w:date="2026-05-11T11:25:00Z">
              <w:r>
                <w:t>Thinking Biblically about Systemic Injustice</w:t>
              </w:r>
            </w:ins>
          </w:p>
        </w:tc>
        <w:tc>
          <w:tcPr>
            <w:tcW w:w="2409" w:type="dxa"/>
            <w:vAlign w:val="center"/>
          </w:tcPr>
          <w:p w14:paraId="2FB2D13C" w14:textId="76C980C4" w:rsidR="00522C77" w:rsidRPr="00767911" w:rsidRDefault="00522C77" w:rsidP="00522C77">
            <w:ins w:id="33" w:author="David Torrance" w:date="2026-05-11T11:25:00Z">
              <w:r>
                <w:t>Blogpost (adapted book extract)</w:t>
              </w:r>
            </w:ins>
          </w:p>
        </w:tc>
        <w:tc>
          <w:tcPr>
            <w:tcW w:w="6424" w:type="dxa"/>
            <w:vAlign w:val="center"/>
          </w:tcPr>
          <w:p w14:paraId="7A11BF63" w14:textId="2B5DE8A0" w:rsidR="00522C77" w:rsidRPr="00767911" w:rsidRDefault="00522C77" w:rsidP="00522C77">
            <w:ins w:id="34" w:author="David Torrance" w:date="2026-05-11T11:25:00Z">
              <w:r w:rsidRPr="00522C77">
                <w:t>https://www.biola.edu/blogs/good-book-blog/2021/thinking-biblically-about-systemic-injustice</w:t>
              </w:r>
            </w:ins>
          </w:p>
        </w:tc>
      </w:tr>
      <w:tr w:rsidR="00522C77" w:rsidRPr="00767911" w14:paraId="3DAC246B" w14:textId="77777777" w:rsidTr="008B681B">
        <w:trPr>
          <w:trHeight w:val="67"/>
        </w:trPr>
        <w:tc>
          <w:tcPr>
            <w:tcW w:w="1555" w:type="dxa"/>
            <w:vMerge/>
            <w:vAlign w:val="center"/>
          </w:tcPr>
          <w:p w14:paraId="497ED09B" w14:textId="77777777" w:rsidR="00522C77" w:rsidRPr="00767911" w:rsidRDefault="00522C77" w:rsidP="00522C77"/>
        </w:tc>
        <w:tc>
          <w:tcPr>
            <w:tcW w:w="3402" w:type="dxa"/>
            <w:vAlign w:val="center"/>
          </w:tcPr>
          <w:p w14:paraId="2115AB91" w14:textId="225451EF" w:rsidR="00522C77" w:rsidRPr="00767911" w:rsidRDefault="00522C77" w:rsidP="00522C77">
            <w:ins w:id="35" w:author="David Torrance" w:date="2026-05-11T11:28:00Z">
              <w:r>
                <w:t>Journey Towards Justice: Personal Encounters in the Global South</w:t>
              </w:r>
            </w:ins>
            <w:del w:id="36" w:author="David Torrance" w:date="2026-05-11T11:25:00Z">
              <w:r w:rsidRPr="00767911" w:rsidDel="00522C77">
                <w:delText>UN Sustainable Development Goals</w:delText>
              </w:r>
            </w:del>
          </w:p>
        </w:tc>
        <w:tc>
          <w:tcPr>
            <w:tcW w:w="2409" w:type="dxa"/>
            <w:vAlign w:val="center"/>
          </w:tcPr>
          <w:p w14:paraId="5763AAAC" w14:textId="2634DB1B" w:rsidR="00522C77" w:rsidRPr="00767911" w:rsidRDefault="00522C77" w:rsidP="00522C77">
            <w:ins w:id="37" w:author="David Torrance" w:date="2026-05-11T11:35:00Z">
              <w:r>
                <w:t>Book available for purchase</w:t>
              </w:r>
            </w:ins>
            <w:del w:id="38" w:author="David Torrance" w:date="2026-05-11T11:25:00Z">
              <w:r w:rsidRPr="00767911" w:rsidDel="00522C77">
                <w:delText>Framework (webpage)</w:delText>
              </w:r>
            </w:del>
          </w:p>
        </w:tc>
        <w:tc>
          <w:tcPr>
            <w:tcW w:w="6424" w:type="dxa"/>
            <w:vAlign w:val="center"/>
          </w:tcPr>
          <w:p w14:paraId="25976FE3" w14:textId="29AB219C" w:rsidR="00522C77" w:rsidRPr="00767911" w:rsidRDefault="00522C77" w:rsidP="00522C77">
            <w:ins w:id="39" w:author="David Torrance" w:date="2026-05-11T11:35:00Z">
              <w:r w:rsidRPr="00522C77">
                <w:t>https://www.livedtheology.org/resources/recommended-resources-journey-toward-justice/</w:t>
              </w:r>
            </w:ins>
            <w:del w:id="40" w:author="David Torrance" w:date="2026-05-11T11:25:00Z">
              <w:r w:rsidDel="00522C77">
                <w:fldChar w:fldCharType="begin"/>
              </w:r>
              <w:r w:rsidDel="00522C77">
                <w:delInstrText>HYPERLINK "https://sdgs.un.org/goals"</w:delInstrText>
              </w:r>
              <w:r w:rsidDel="00522C77">
                <w:fldChar w:fldCharType="separate"/>
              </w:r>
              <w:r w:rsidRPr="00767911" w:rsidDel="00522C77">
                <w:rPr>
                  <w:color w:val="0000FF"/>
                  <w:u w:val="single"/>
                </w:rPr>
                <w:delText>https://sdgs.un.org/goals</w:delText>
              </w:r>
              <w:r w:rsidDel="00522C77">
                <w:rPr>
                  <w:color w:val="0000FF"/>
                  <w:u w:val="single"/>
                </w:rPr>
                <w:fldChar w:fldCharType="end"/>
              </w:r>
            </w:del>
          </w:p>
        </w:tc>
      </w:tr>
      <w:tr w:rsidR="00522C77" w:rsidRPr="00767911" w14:paraId="53517F03" w14:textId="77777777" w:rsidTr="002D4DCD">
        <w:trPr>
          <w:trHeight w:val="67"/>
        </w:trPr>
        <w:tc>
          <w:tcPr>
            <w:tcW w:w="1555" w:type="dxa"/>
            <w:vMerge/>
            <w:vAlign w:val="center"/>
          </w:tcPr>
          <w:p w14:paraId="3A3B5914" w14:textId="77777777" w:rsidR="00522C77" w:rsidRPr="00767911" w:rsidRDefault="00522C77" w:rsidP="00522C77"/>
        </w:tc>
        <w:tc>
          <w:tcPr>
            <w:tcW w:w="3402" w:type="dxa"/>
            <w:vAlign w:val="center"/>
          </w:tcPr>
          <w:p w14:paraId="11D535D3" w14:textId="5AB9F2F6" w:rsidR="00522C77" w:rsidRPr="00767911" w:rsidRDefault="00522C77" w:rsidP="00522C77">
            <w:ins w:id="41" w:author="David Torrance" w:date="2026-05-11T11:43:00Z">
              <w:r>
                <w:t>What is fair and just</w:t>
              </w:r>
            </w:ins>
            <w:ins w:id="42" w:author="David Torrance" w:date="2026-05-11T16:32:00Z">
              <w:r>
                <w:t>?</w:t>
              </w:r>
            </w:ins>
            <w:ins w:id="43" w:author="David Torrance" w:date="2026-05-11T11:43:00Z">
              <w:r>
                <w:t xml:space="preserve"> (Lausanne)</w:t>
              </w:r>
            </w:ins>
          </w:p>
        </w:tc>
        <w:tc>
          <w:tcPr>
            <w:tcW w:w="2409" w:type="dxa"/>
            <w:vAlign w:val="center"/>
          </w:tcPr>
          <w:p w14:paraId="3B7EA629" w14:textId="031D97FC" w:rsidR="00522C77" w:rsidRPr="00767911" w:rsidRDefault="00522C77" w:rsidP="00522C77">
            <w:ins w:id="44" w:author="David Torrance" w:date="2026-05-11T11:43:00Z">
              <w:r>
                <w:t>Report</w:t>
              </w:r>
            </w:ins>
          </w:p>
        </w:tc>
        <w:tc>
          <w:tcPr>
            <w:tcW w:w="6424" w:type="dxa"/>
            <w:vAlign w:val="center"/>
          </w:tcPr>
          <w:p w14:paraId="04B949D1" w14:textId="568DADAA" w:rsidR="00522C77" w:rsidRPr="00767911" w:rsidRDefault="00522C77" w:rsidP="00522C77">
            <w:ins w:id="45" w:author="David Torrance" w:date="2026-05-11T11:43:00Z">
              <w:r w:rsidRPr="00522C77">
                <w:t>https://lausanne.org/report/just</w:t>
              </w:r>
            </w:ins>
          </w:p>
        </w:tc>
      </w:tr>
      <w:tr w:rsidR="00522C77" w:rsidRPr="00767911" w14:paraId="42753A5B" w14:textId="77777777" w:rsidTr="001A421D">
        <w:tc>
          <w:tcPr>
            <w:tcW w:w="1555" w:type="dxa"/>
            <w:vMerge w:val="restart"/>
            <w:vAlign w:val="center"/>
            <w:hideMark/>
          </w:tcPr>
          <w:p w14:paraId="622D4020" w14:textId="1F23D186" w:rsidR="00522C77" w:rsidRPr="00767911" w:rsidRDefault="00522C77" w:rsidP="00522C77">
            <w:r w:rsidRPr="00767911">
              <w:t>Stewarding Creation (creation care, environmental protection, climate concern &amp; action, sustainability)</w:t>
            </w:r>
          </w:p>
        </w:tc>
        <w:tc>
          <w:tcPr>
            <w:tcW w:w="3402" w:type="dxa"/>
            <w:vAlign w:val="center"/>
          </w:tcPr>
          <w:p w14:paraId="7D020155" w14:textId="7443F623" w:rsidR="00522C77" w:rsidRPr="00767911" w:rsidRDefault="00522C77" w:rsidP="00522C77">
            <w:r w:rsidRPr="00767911">
              <w:t>Creation Care (Dave Bookless, et al.)</w:t>
            </w:r>
          </w:p>
        </w:tc>
        <w:tc>
          <w:tcPr>
            <w:tcW w:w="2409" w:type="dxa"/>
            <w:vAlign w:val="center"/>
          </w:tcPr>
          <w:p w14:paraId="50FA27CB" w14:textId="359450BC" w:rsidR="00522C77" w:rsidRPr="00767911" w:rsidRDefault="00522C77" w:rsidP="00522C77">
            <w:r w:rsidRPr="00767911">
              <w:t>Webpage</w:t>
            </w:r>
          </w:p>
        </w:tc>
        <w:tc>
          <w:tcPr>
            <w:tcW w:w="6424" w:type="dxa"/>
            <w:vAlign w:val="center"/>
          </w:tcPr>
          <w:p w14:paraId="27D571A3" w14:textId="65361D99" w:rsidR="00522C77" w:rsidRPr="00767911" w:rsidRDefault="00000000" w:rsidP="00522C77">
            <w:hyperlink r:id="rId27" w:history="1">
              <w:r w:rsidR="00522C77" w:rsidRPr="00767911">
                <w:rPr>
                  <w:rStyle w:val="Hyperlink"/>
                  <w:sz w:val="18"/>
                  <w:szCs w:val="18"/>
                </w:rPr>
                <w:t>https://lausanne.org/report/sustainable/creation-care</w:t>
              </w:r>
            </w:hyperlink>
            <w:r w:rsidR="00522C77" w:rsidRPr="00767911">
              <w:t xml:space="preserve"> </w:t>
            </w:r>
          </w:p>
        </w:tc>
      </w:tr>
      <w:tr w:rsidR="00522C77" w:rsidRPr="00767911" w14:paraId="6CD0CF12" w14:textId="77777777" w:rsidTr="001A421D">
        <w:tc>
          <w:tcPr>
            <w:tcW w:w="1555" w:type="dxa"/>
            <w:vMerge/>
            <w:vAlign w:val="center"/>
          </w:tcPr>
          <w:p w14:paraId="24FA211B" w14:textId="77777777" w:rsidR="00522C77" w:rsidRPr="00767911" w:rsidRDefault="00522C77" w:rsidP="00522C77"/>
        </w:tc>
        <w:tc>
          <w:tcPr>
            <w:tcW w:w="3402" w:type="dxa"/>
            <w:vAlign w:val="center"/>
          </w:tcPr>
          <w:p w14:paraId="2AD4D337" w14:textId="37A3DDAC" w:rsidR="00522C77" w:rsidRPr="00767911" w:rsidRDefault="00522C77" w:rsidP="00522C77">
            <w:r w:rsidRPr="00767911">
              <w:t>Evangelical Environmental Network</w:t>
            </w:r>
          </w:p>
        </w:tc>
        <w:tc>
          <w:tcPr>
            <w:tcW w:w="2409" w:type="dxa"/>
            <w:vAlign w:val="center"/>
          </w:tcPr>
          <w:p w14:paraId="41B7A69E" w14:textId="74B3912B" w:rsidR="00522C77" w:rsidRPr="00767911" w:rsidRDefault="00522C77" w:rsidP="00522C77">
            <w:r w:rsidRPr="00767911">
              <w:t>Online resources</w:t>
            </w:r>
          </w:p>
        </w:tc>
        <w:tc>
          <w:tcPr>
            <w:tcW w:w="6424" w:type="dxa"/>
            <w:vAlign w:val="center"/>
          </w:tcPr>
          <w:p w14:paraId="3D7FD9BC" w14:textId="27D50F64" w:rsidR="00522C77" w:rsidRPr="00767911" w:rsidRDefault="00000000" w:rsidP="00522C77">
            <w:hyperlink r:id="rId28" w:history="1">
              <w:r w:rsidR="00522C77" w:rsidRPr="00767911">
                <w:rPr>
                  <w:color w:val="0000FF"/>
                  <w:u w:val="single"/>
                </w:rPr>
                <w:t>https://creationcare.org</w:t>
              </w:r>
            </w:hyperlink>
          </w:p>
        </w:tc>
      </w:tr>
      <w:tr w:rsidR="00522C77" w:rsidRPr="00767911" w14:paraId="3C35690F" w14:textId="77777777" w:rsidTr="001A421D">
        <w:tc>
          <w:tcPr>
            <w:tcW w:w="1555" w:type="dxa"/>
            <w:vMerge/>
            <w:vAlign w:val="center"/>
            <w:hideMark/>
          </w:tcPr>
          <w:p w14:paraId="264C7B1E" w14:textId="77777777" w:rsidR="00522C77" w:rsidRPr="00767911" w:rsidRDefault="00522C77" w:rsidP="00522C77"/>
        </w:tc>
        <w:tc>
          <w:tcPr>
            <w:tcW w:w="3402" w:type="dxa"/>
            <w:vAlign w:val="center"/>
          </w:tcPr>
          <w:p w14:paraId="5F1C015E" w14:textId="347890EA" w:rsidR="00522C77" w:rsidRPr="00767911" w:rsidRDefault="00522C77" w:rsidP="00522C77">
            <w:r w:rsidRPr="00767911">
              <w:t>Laudato Si’ (Pope Francis)</w:t>
            </w:r>
          </w:p>
        </w:tc>
        <w:tc>
          <w:tcPr>
            <w:tcW w:w="2409" w:type="dxa"/>
            <w:vAlign w:val="center"/>
          </w:tcPr>
          <w:p w14:paraId="506D5A53" w14:textId="3F27AF84" w:rsidR="00522C77" w:rsidRPr="00767911" w:rsidRDefault="00522C77" w:rsidP="00522C77">
            <w:r w:rsidRPr="00767911">
              <w:t>Encyclical (webpage, PDF)</w:t>
            </w:r>
          </w:p>
        </w:tc>
        <w:tc>
          <w:tcPr>
            <w:tcW w:w="6424" w:type="dxa"/>
            <w:vAlign w:val="center"/>
          </w:tcPr>
          <w:p w14:paraId="0E2F0091" w14:textId="70853730" w:rsidR="00522C77" w:rsidRPr="00767911" w:rsidRDefault="00000000" w:rsidP="00522C77">
            <w:hyperlink r:id="rId29" w:history="1">
              <w:r w:rsidR="00522C77" w:rsidRPr="00767911">
                <w:rPr>
                  <w:color w:val="0000FF"/>
                  <w:u w:val="single"/>
                </w:rPr>
                <w:t>https://www.vatican.va/content/francesco/en/encyclicals/documents/papa-francesco_20150524_enciclica-laudato-si.html</w:t>
              </w:r>
            </w:hyperlink>
          </w:p>
        </w:tc>
      </w:tr>
      <w:tr w:rsidR="00522C77" w:rsidRPr="00767911" w14:paraId="506051F2" w14:textId="77777777" w:rsidTr="00522C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PrExChange w:id="46" w:author="David Torrance" w:date="2026-05-11T12:51: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PrEx>
          </w:tblPrExChange>
        </w:tblPrEx>
        <w:tc>
          <w:tcPr>
            <w:tcW w:w="1555" w:type="dxa"/>
            <w:vMerge/>
            <w:vAlign w:val="center"/>
            <w:tcPrChange w:id="47" w:author="David Torrance" w:date="2026-05-11T12:51:00Z">
              <w:tcPr>
                <w:tcW w:w="1555" w:type="dxa"/>
                <w:vMerge/>
                <w:vAlign w:val="center"/>
              </w:tcPr>
            </w:tcPrChange>
          </w:tcPr>
          <w:p w14:paraId="4EBB9B09" w14:textId="77777777" w:rsidR="00522C77" w:rsidRPr="00767911" w:rsidRDefault="00522C77" w:rsidP="00522C77"/>
        </w:tc>
        <w:tc>
          <w:tcPr>
            <w:tcW w:w="3402" w:type="dxa"/>
            <w:shd w:val="clear" w:color="auto" w:fill="auto"/>
            <w:vAlign w:val="center"/>
            <w:tcPrChange w:id="48" w:author="David Torrance" w:date="2026-05-11T12:51:00Z">
              <w:tcPr>
                <w:tcW w:w="3402" w:type="dxa"/>
                <w:vAlign w:val="center"/>
              </w:tcPr>
            </w:tcPrChange>
          </w:tcPr>
          <w:p w14:paraId="0E37924C" w14:textId="6F2E21DB" w:rsidR="00522C77" w:rsidRPr="00767911" w:rsidRDefault="00522C77" w:rsidP="00522C77">
            <w:ins w:id="49" w:author="David Torrance" w:date="2026-05-11T12:51:00Z">
              <w:r>
                <w:t>Jesus is Coming, Plant a Tree (N. T. Wright)</w:t>
              </w:r>
            </w:ins>
          </w:p>
        </w:tc>
        <w:tc>
          <w:tcPr>
            <w:tcW w:w="2409" w:type="dxa"/>
            <w:shd w:val="clear" w:color="auto" w:fill="auto"/>
            <w:vAlign w:val="center"/>
            <w:tcPrChange w:id="50" w:author="David Torrance" w:date="2026-05-11T12:51:00Z">
              <w:tcPr>
                <w:tcW w:w="2409" w:type="dxa"/>
                <w:vAlign w:val="center"/>
              </w:tcPr>
            </w:tcPrChange>
          </w:tcPr>
          <w:p w14:paraId="04F421EA" w14:textId="3BF524A1" w:rsidR="00522C77" w:rsidRPr="00767911" w:rsidRDefault="00522C77" w:rsidP="00522C77">
            <w:ins w:id="51" w:author="David Torrance" w:date="2026-05-11T12:52:00Z">
              <w:r>
                <w:t>Published article</w:t>
              </w:r>
            </w:ins>
          </w:p>
        </w:tc>
        <w:tc>
          <w:tcPr>
            <w:tcW w:w="6424" w:type="dxa"/>
            <w:shd w:val="clear" w:color="auto" w:fill="auto"/>
            <w:vAlign w:val="center"/>
            <w:tcPrChange w:id="52" w:author="David Torrance" w:date="2026-05-11T12:51:00Z">
              <w:tcPr>
                <w:tcW w:w="6424" w:type="dxa"/>
                <w:vAlign w:val="center"/>
              </w:tcPr>
            </w:tcPrChange>
          </w:tcPr>
          <w:p w14:paraId="24C5B93E" w14:textId="25C069FE" w:rsidR="00522C77" w:rsidRDefault="00522C77" w:rsidP="00522C77">
            <w:ins w:id="53" w:author="David Torrance" w:date="2026-05-11T12:51:00Z">
              <w:r w:rsidRPr="00B75A72">
                <w:t>https://www.plough.com/en/topics/justice/environment/jesus-is-coming-plant-a-tree</w:t>
              </w:r>
              <w:r>
                <w:t xml:space="preserve"> </w:t>
              </w:r>
            </w:ins>
          </w:p>
        </w:tc>
      </w:tr>
      <w:tr w:rsidR="00522C77" w:rsidRPr="00767911" w14:paraId="79880940" w14:textId="77777777" w:rsidTr="001A421D">
        <w:tc>
          <w:tcPr>
            <w:tcW w:w="1555" w:type="dxa"/>
            <w:vMerge/>
            <w:vAlign w:val="center"/>
          </w:tcPr>
          <w:p w14:paraId="18918F47" w14:textId="77777777" w:rsidR="00522C77" w:rsidRPr="00767911" w:rsidRDefault="00522C77" w:rsidP="00522C77"/>
        </w:tc>
        <w:tc>
          <w:tcPr>
            <w:tcW w:w="3402" w:type="dxa"/>
            <w:vAlign w:val="center"/>
          </w:tcPr>
          <w:p w14:paraId="233262C6" w14:textId="604B82AA" w:rsidR="00522C77" w:rsidRPr="00767911" w:rsidRDefault="00522C77" w:rsidP="00522C77">
            <w:r w:rsidRPr="00767911">
              <w:t>Valuing nature’s contributions to people: the IPBES approach</w:t>
            </w:r>
          </w:p>
        </w:tc>
        <w:tc>
          <w:tcPr>
            <w:tcW w:w="2409" w:type="dxa"/>
            <w:vAlign w:val="center"/>
          </w:tcPr>
          <w:p w14:paraId="5F040072" w14:textId="1EE08AC4" w:rsidR="00522C77" w:rsidRPr="00767911" w:rsidRDefault="00522C77" w:rsidP="00522C77">
            <w:r w:rsidRPr="00767911">
              <w:t>Published article</w:t>
            </w:r>
          </w:p>
        </w:tc>
        <w:tc>
          <w:tcPr>
            <w:tcW w:w="6424" w:type="dxa"/>
            <w:vAlign w:val="center"/>
          </w:tcPr>
          <w:p w14:paraId="3792104C" w14:textId="3901DD11" w:rsidR="00522C77" w:rsidRPr="001A421D" w:rsidRDefault="00000000" w:rsidP="00522C77">
            <w:hyperlink r:id="rId30" w:tgtFrame="_blank" w:tooltip="Persistent link using digital object identifier" w:history="1">
              <w:r w:rsidR="00522C77" w:rsidRPr="001A421D">
                <w:t>https://doi.org/10.1016/j.cosust.2016.12.006</w:t>
              </w:r>
            </w:hyperlink>
          </w:p>
        </w:tc>
      </w:tr>
      <w:tr w:rsidR="00522C77" w:rsidRPr="00767911" w14:paraId="620FCD8C" w14:textId="77777777" w:rsidTr="001A421D">
        <w:tc>
          <w:tcPr>
            <w:tcW w:w="1555" w:type="dxa"/>
            <w:vMerge/>
            <w:vAlign w:val="center"/>
            <w:hideMark/>
          </w:tcPr>
          <w:p w14:paraId="680C28A2" w14:textId="77777777" w:rsidR="00522C77" w:rsidRPr="00767911" w:rsidRDefault="00522C77" w:rsidP="00522C77"/>
        </w:tc>
        <w:tc>
          <w:tcPr>
            <w:tcW w:w="3402" w:type="dxa"/>
            <w:vAlign w:val="center"/>
          </w:tcPr>
          <w:p w14:paraId="357FB3EE" w14:textId="32CB0472" w:rsidR="00522C77" w:rsidRPr="00767911" w:rsidRDefault="00522C77" w:rsidP="00522C77">
            <w:r w:rsidRPr="00767911">
              <w:t xml:space="preserve">Why protect nature? Rethinking values and the environment </w:t>
            </w:r>
          </w:p>
        </w:tc>
        <w:tc>
          <w:tcPr>
            <w:tcW w:w="2409" w:type="dxa"/>
            <w:vAlign w:val="center"/>
          </w:tcPr>
          <w:p w14:paraId="7F268C92" w14:textId="30CA24BB" w:rsidR="00522C77" w:rsidRPr="00767911" w:rsidRDefault="00522C77" w:rsidP="00522C77">
            <w:r w:rsidRPr="00767911">
              <w:t xml:space="preserve">Published article </w:t>
            </w:r>
          </w:p>
        </w:tc>
        <w:tc>
          <w:tcPr>
            <w:tcW w:w="6424" w:type="dxa"/>
            <w:vAlign w:val="center"/>
          </w:tcPr>
          <w:p w14:paraId="04EBB873" w14:textId="7A354775" w:rsidR="00522C77" w:rsidRPr="001A421D" w:rsidRDefault="00000000" w:rsidP="00522C77">
            <w:hyperlink r:id="rId31" w:history="1">
              <w:r w:rsidR="00522C77" w:rsidRPr="001A421D">
                <w:t>https://doi.org/10.1073/pnas.1525002113</w:t>
              </w:r>
            </w:hyperlink>
            <w:r w:rsidR="00522C77" w:rsidRPr="001A421D">
              <w:t xml:space="preserve"> </w:t>
            </w:r>
          </w:p>
        </w:tc>
      </w:tr>
    </w:tbl>
    <w:p w14:paraId="28991AAE" w14:textId="308F4604" w:rsidR="00F47DCA" w:rsidRPr="002B3694" w:rsidRDefault="00F47DCA" w:rsidP="00317A5E">
      <w:pPr>
        <w:pStyle w:val="Heading2"/>
      </w:pPr>
      <w:r w:rsidRPr="002B3694">
        <w:t xml:space="preserve">Related </w:t>
      </w:r>
      <w:r w:rsidR="00EA7550">
        <w:t>Themes</w:t>
      </w:r>
    </w:p>
    <w:p w14:paraId="14A13BFD" w14:textId="77777777" w:rsidR="00F47DCA" w:rsidRPr="002B3694" w:rsidRDefault="00F47DCA" w:rsidP="00317A5E">
      <w:pPr>
        <w:pStyle w:val="ListParagraph"/>
        <w:numPr>
          <w:ilvl w:val="0"/>
          <w:numId w:val="7"/>
        </w:numPr>
      </w:pPr>
      <w:r w:rsidRPr="002B3694">
        <w:t>Creation Care / Stewardship</w:t>
      </w:r>
    </w:p>
    <w:p w14:paraId="088703EC" w14:textId="77777777" w:rsidR="00F47DCA" w:rsidRPr="002B3694" w:rsidRDefault="00F47DCA" w:rsidP="00317A5E">
      <w:pPr>
        <w:pStyle w:val="ListParagraph"/>
        <w:numPr>
          <w:ilvl w:val="0"/>
          <w:numId w:val="7"/>
        </w:numPr>
      </w:pPr>
      <w:r w:rsidRPr="002B3694">
        <w:t>Nomadic Pastoralism (livelihoods, justice)</w:t>
      </w:r>
    </w:p>
    <w:p w14:paraId="3EAE3240" w14:textId="77777777" w:rsidR="00F47DCA" w:rsidRPr="002B3694" w:rsidRDefault="00F47DCA" w:rsidP="00317A5E">
      <w:pPr>
        <w:pStyle w:val="ListParagraph"/>
        <w:numPr>
          <w:ilvl w:val="0"/>
          <w:numId w:val="7"/>
        </w:numPr>
      </w:pPr>
      <w:r w:rsidRPr="002B3694">
        <w:t>Sustainable Development (SDGs, governance)</w:t>
      </w:r>
    </w:p>
    <w:p w14:paraId="3BCA9FF6" w14:textId="77777777" w:rsidR="00F47DCA" w:rsidRDefault="00F47DCA" w:rsidP="00317A5E">
      <w:pPr>
        <w:pStyle w:val="ListParagraph"/>
        <w:numPr>
          <w:ilvl w:val="0"/>
          <w:numId w:val="7"/>
        </w:numPr>
      </w:pPr>
      <w:r w:rsidRPr="002B3694">
        <w:t>Indigenous knowledge and relational values</w:t>
      </w:r>
    </w:p>
    <w:p w14:paraId="0E205350" w14:textId="77777777" w:rsidR="003651F5" w:rsidRDefault="003651F5" w:rsidP="00317A5E">
      <w:pPr>
        <w:pStyle w:val="ListParagraph"/>
        <w:numPr>
          <w:ilvl w:val="0"/>
          <w:numId w:val="7"/>
        </w:numPr>
      </w:pPr>
    </w:p>
    <w:p w14:paraId="64D95A4A" w14:textId="77777777" w:rsidR="00C61643" w:rsidRPr="002B3694" w:rsidRDefault="00C61643" w:rsidP="00317A5E"/>
    <w:p w14:paraId="246B6A38" w14:textId="77777777" w:rsidR="00F47DCA" w:rsidRDefault="00C67071" w:rsidP="00317A5E">
      <w:r w:rsidRPr="00C67071">
        <w:rPr>
          <w:noProof/>
          <w14:ligatures w14:val="standardContextual"/>
        </w:rPr>
        <w:pict w14:anchorId="57FB63BA">
          <v:rect id="_x0000_i1027" alt="" style="width:451.3pt;height:.05pt;mso-width-percent:0;mso-height-percent:0;mso-width-percent:0;mso-height-percent:0" o:hralign="center" o:hrstd="t" o:hr="t" fillcolor="#a0a0a0" stroked="f"/>
        </w:pict>
      </w:r>
    </w:p>
    <w:p w14:paraId="6C231065" w14:textId="77777777" w:rsidR="00E67C00" w:rsidRDefault="00E67C00" w:rsidP="00317A5E"/>
    <w:p w14:paraId="57C03B7F" w14:textId="77777777" w:rsidR="00E67C00" w:rsidRDefault="00E67C00" w:rsidP="00317A5E"/>
    <w:p w14:paraId="06C182F9" w14:textId="77777777" w:rsidR="00E67C00" w:rsidRPr="002B3694" w:rsidRDefault="00E67C00" w:rsidP="00317A5E"/>
    <w:p w14:paraId="194EA3B1" w14:textId="77777777" w:rsidR="00843A19" w:rsidRDefault="00F47DCA" w:rsidP="00317A5E">
      <w:pPr>
        <w:pStyle w:val="Heading1"/>
      </w:pPr>
      <w:r w:rsidRPr="002B3694">
        <w:t>CREATION CARE / STEWARDSHIP</w:t>
      </w:r>
      <w:r w:rsidR="00843A19" w:rsidRPr="00843A19">
        <w:t xml:space="preserve"> </w:t>
      </w:r>
    </w:p>
    <w:p w14:paraId="49FB07C1" w14:textId="1815D9BB" w:rsidR="00843A19" w:rsidRPr="002B3694" w:rsidRDefault="00843A19" w:rsidP="00317A5E">
      <w:pPr>
        <w:pStyle w:val="Heading2"/>
      </w:pPr>
      <w:r w:rsidRPr="002B3694">
        <w:t>The Big Idea</w:t>
      </w:r>
    </w:p>
    <w:p w14:paraId="3E6547BD" w14:textId="77777777" w:rsidR="00843A19" w:rsidRPr="002B3694" w:rsidRDefault="00843A19" w:rsidP="00317A5E">
      <w:r w:rsidRPr="002B3694">
        <w:t>Creation care recognises that human wellbeing is inseparable from the health of the natural world. It challenges dominant economic and development models that treat nature primarily as a resource, instead emphasising interdependence, limits, and responsibility. This perspective is especially important in mountain and rangeland systems, where ecological fragility and human livelihoods are closely linked.</w:t>
      </w:r>
    </w:p>
    <w:p w14:paraId="4E7DE238" w14:textId="77777777" w:rsidR="00843A19" w:rsidRPr="002B3694" w:rsidRDefault="00843A19" w:rsidP="00317A5E">
      <w:r w:rsidRPr="002B3694">
        <w:t>Traditional ways of life often embody long-standing relationships with land, water, and biodiversity. These systems are not static but adaptive, shaped by deep knowledge of place. Modern pressures, including market integration, policy change, and climate impacts, are disrupting these relationships. As a result, there is an urgent need to reconnect development approaches with ecological realities and local knowledge.</w:t>
      </w:r>
    </w:p>
    <w:p w14:paraId="4E5C5FE6" w14:textId="77777777" w:rsidR="00843A19" w:rsidRPr="002B3694" w:rsidRDefault="00843A19" w:rsidP="00317A5E">
      <w:r w:rsidRPr="002B3694">
        <w:t>Frameworks such as Doughnut Economics and the Five Capitals model help reframe how value is understood, moving beyond narrow financial metrics. At the same time, global agreements and conservation tools provide structure for action. However, their effectiveness depends on how well they engage with local contexts and rights.</w:t>
      </w:r>
    </w:p>
    <w:p w14:paraId="1DD61784" w14:textId="2C7678FB" w:rsidR="00843A19" w:rsidRPr="002B3694" w:rsidRDefault="00843A19" w:rsidP="00317A5E">
      <w:r w:rsidRPr="002B3694">
        <w:t>Creation care, therefore, is not only about protecting nature. It is about sustaining the relationships that make life possible, and ensuring that development pathways remain within ecological boundaries while supporting human dignity and resilience.</w:t>
      </w:r>
    </w:p>
    <w:p w14:paraId="3950F167" w14:textId="77777777" w:rsidR="00843A19" w:rsidRPr="002B3694" w:rsidRDefault="00843A19" w:rsidP="00317A5E">
      <w:pPr>
        <w:pStyle w:val="Heading2"/>
      </w:pPr>
      <w:r w:rsidRPr="002B3694">
        <w:t>Why This Matters</w:t>
      </w:r>
    </w:p>
    <w:p w14:paraId="7149DD13" w14:textId="77777777" w:rsidR="00843A19" w:rsidRPr="002B3694" w:rsidRDefault="00843A19" w:rsidP="00317A5E">
      <w:pPr>
        <w:pStyle w:val="ListParagraph"/>
        <w:numPr>
          <w:ilvl w:val="0"/>
          <w:numId w:val="13"/>
        </w:numPr>
      </w:pPr>
      <w:r w:rsidRPr="002B3694">
        <w:t>Ecosystems underpin livelihoods, especially in marginal environments</w:t>
      </w:r>
    </w:p>
    <w:p w14:paraId="39B307E1" w14:textId="77777777" w:rsidR="00843A19" w:rsidRPr="002B3694" w:rsidRDefault="00843A19" w:rsidP="00317A5E">
      <w:pPr>
        <w:pStyle w:val="ListParagraph"/>
        <w:numPr>
          <w:ilvl w:val="0"/>
          <w:numId w:val="13"/>
        </w:numPr>
      </w:pPr>
      <w:r w:rsidRPr="002B3694">
        <w:t>Economic models often overlook ecological limits and relational values</w:t>
      </w:r>
    </w:p>
    <w:p w14:paraId="244224D2" w14:textId="77777777" w:rsidR="00843A19" w:rsidRPr="002B3694" w:rsidRDefault="00843A19" w:rsidP="00317A5E">
      <w:pPr>
        <w:pStyle w:val="ListParagraph"/>
        <w:numPr>
          <w:ilvl w:val="0"/>
          <w:numId w:val="13"/>
        </w:numPr>
      </w:pPr>
      <w:r w:rsidRPr="002B3694">
        <w:t>Biodiversity loss directly affects food systems and resilience</w:t>
      </w:r>
    </w:p>
    <w:p w14:paraId="188B5D37" w14:textId="77777777" w:rsidR="00843A19" w:rsidRPr="002B3694" w:rsidRDefault="00843A19" w:rsidP="00317A5E">
      <w:pPr>
        <w:pStyle w:val="ListParagraph"/>
        <w:numPr>
          <w:ilvl w:val="0"/>
          <w:numId w:val="13"/>
        </w:numPr>
      </w:pPr>
      <w:r w:rsidRPr="002B3694">
        <w:t>Mountains and wetlands are critical for water, climate, and biodiversity</w:t>
      </w:r>
    </w:p>
    <w:p w14:paraId="3583C10D" w14:textId="77777777" w:rsidR="00843A19" w:rsidRDefault="00843A19" w:rsidP="00317A5E">
      <w:pPr>
        <w:pStyle w:val="ListParagraph"/>
        <w:numPr>
          <w:ilvl w:val="0"/>
          <w:numId w:val="13"/>
        </w:numPr>
      </w:pPr>
      <w:r w:rsidRPr="002B3694">
        <w:t>Protected areas require inclusive, community-based governance</w:t>
      </w:r>
    </w:p>
    <w:p w14:paraId="3CF33C73" w14:textId="77777777" w:rsidR="001060F3" w:rsidRPr="002B3694" w:rsidRDefault="001060F3" w:rsidP="00317A5E">
      <w:pPr>
        <w:pStyle w:val="Heading2"/>
      </w:pPr>
      <w:r>
        <w:t>Key Sites or Resources</w:t>
      </w:r>
    </w:p>
    <w:p w14:paraId="013E8A94" w14:textId="77777777" w:rsidR="00741555" w:rsidRDefault="00741555" w:rsidP="00317A5E">
      <w:pPr>
        <w:pStyle w:val="ListParagraph"/>
        <w:numPr>
          <w:ilvl w:val="0"/>
          <w:numId w:val="21"/>
        </w:numPr>
      </w:pPr>
      <w:r>
        <w:t>Evangelical Environmental Network (EEN)</w:t>
      </w:r>
    </w:p>
    <w:p w14:paraId="5757039D" w14:textId="77777777" w:rsidR="00741555" w:rsidRDefault="00741555" w:rsidP="00317A5E">
      <w:pPr>
        <w:pStyle w:val="ListParagraph"/>
        <w:numPr>
          <w:ilvl w:val="1"/>
          <w:numId w:val="21"/>
        </w:numPr>
      </w:pPr>
      <w:r w:rsidRPr="00821CC9">
        <w:rPr>
          <w:i/>
          <w:iCs/>
        </w:rPr>
        <w:t>Creation Care FAQs – Why Creation Care Matters</w:t>
      </w:r>
      <w:r>
        <w:t xml:space="preserve">, </w:t>
      </w:r>
      <w:hyperlink r:id="rId32" w:history="1">
        <w:r w:rsidRPr="00C9297C">
          <w:rPr>
            <w:rStyle w:val="Hyperlink"/>
          </w:rPr>
          <w:t>https://creationcare.org/who-we-are/beliefs.html</w:t>
        </w:r>
      </w:hyperlink>
      <w:r>
        <w:t xml:space="preserve"> </w:t>
      </w:r>
    </w:p>
    <w:p w14:paraId="4032928D" w14:textId="77777777" w:rsidR="00741555" w:rsidRDefault="00741555" w:rsidP="00317A5E">
      <w:pPr>
        <w:pStyle w:val="ListParagraph"/>
        <w:numPr>
          <w:ilvl w:val="1"/>
          <w:numId w:val="21"/>
        </w:numPr>
      </w:pPr>
      <w:r w:rsidRPr="009E1951">
        <w:rPr>
          <w:i/>
          <w:iCs/>
        </w:rPr>
        <w:t>Defending Human Health &amp; Wellbeing</w:t>
      </w:r>
      <w:r>
        <w:t xml:space="preserve">, </w:t>
      </w:r>
      <w:hyperlink r:id="rId33" w:history="1">
        <w:r w:rsidRPr="00C9297C">
          <w:rPr>
            <w:rStyle w:val="Hyperlink"/>
          </w:rPr>
          <w:t>https://creationcare.org/what-we-do/initiatives-and-campaigns-new-test.html</w:t>
        </w:r>
      </w:hyperlink>
      <w:r>
        <w:t xml:space="preserve"> </w:t>
      </w:r>
    </w:p>
    <w:p w14:paraId="6F2CFB78" w14:textId="77777777" w:rsidR="00741555" w:rsidRDefault="00741555" w:rsidP="00317A5E">
      <w:pPr>
        <w:pStyle w:val="ListParagraph"/>
        <w:numPr>
          <w:ilvl w:val="1"/>
          <w:numId w:val="21"/>
        </w:numPr>
      </w:pPr>
      <w:r w:rsidRPr="009E1951">
        <w:rPr>
          <w:i/>
          <w:iCs/>
        </w:rPr>
        <w:t>Protecting &amp; Enjoying God’s Creation</w:t>
      </w:r>
      <w:r>
        <w:t xml:space="preserve">, </w:t>
      </w:r>
      <w:hyperlink r:id="rId34" w:history="1">
        <w:r w:rsidRPr="00C9297C">
          <w:rPr>
            <w:rStyle w:val="Hyperlink"/>
          </w:rPr>
          <w:t>https://creationcare.org/what-we-do/protecting-enjoying-creation.html</w:t>
        </w:r>
      </w:hyperlink>
      <w:r>
        <w:t xml:space="preserve"> </w:t>
      </w:r>
    </w:p>
    <w:p w14:paraId="2BB8190A" w14:textId="77777777" w:rsidR="00741555" w:rsidRDefault="00741555" w:rsidP="00317A5E">
      <w:pPr>
        <w:pStyle w:val="ListParagraph"/>
        <w:numPr>
          <w:ilvl w:val="1"/>
          <w:numId w:val="21"/>
        </w:numPr>
      </w:pPr>
      <w:r w:rsidRPr="009E1951">
        <w:rPr>
          <w:i/>
          <w:iCs/>
        </w:rPr>
        <w:t xml:space="preserve">Championing </w:t>
      </w:r>
      <w:r>
        <w:rPr>
          <w:i/>
          <w:iCs/>
        </w:rPr>
        <w:t>E</w:t>
      </w:r>
      <w:r w:rsidRPr="009E1951">
        <w:rPr>
          <w:i/>
          <w:iCs/>
        </w:rPr>
        <w:t>nergy Prosperity</w:t>
      </w:r>
      <w:r>
        <w:t xml:space="preserve">, </w:t>
      </w:r>
      <w:hyperlink r:id="rId35" w:history="1">
        <w:r w:rsidRPr="00C9297C">
          <w:rPr>
            <w:rStyle w:val="Hyperlink"/>
          </w:rPr>
          <w:t>https://creationcare.org/what-we-do/championing-energy-prosperity.html</w:t>
        </w:r>
      </w:hyperlink>
      <w:r>
        <w:t xml:space="preserve"> </w:t>
      </w:r>
    </w:p>
    <w:p w14:paraId="50A5646E" w14:textId="77777777" w:rsidR="00741555" w:rsidRDefault="00741555" w:rsidP="00317A5E">
      <w:pPr>
        <w:pStyle w:val="ListParagraph"/>
        <w:numPr>
          <w:ilvl w:val="0"/>
          <w:numId w:val="21"/>
        </w:numPr>
      </w:pPr>
      <w:r>
        <w:t xml:space="preserve">The John Ray Initiative: Connecting Environment, Science &amp; Christianity, </w:t>
      </w:r>
      <w:hyperlink r:id="rId36" w:history="1">
        <w:r w:rsidRPr="00C9297C">
          <w:rPr>
            <w:rStyle w:val="Hyperlink"/>
          </w:rPr>
          <w:t>https://jri.org.uk/</w:t>
        </w:r>
      </w:hyperlink>
      <w:r>
        <w:t xml:space="preserve"> </w:t>
      </w:r>
    </w:p>
    <w:p w14:paraId="740ABAF5" w14:textId="77777777" w:rsidR="00741555" w:rsidRDefault="00741555" w:rsidP="00317A5E">
      <w:pPr>
        <w:pStyle w:val="ListParagraph"/>
        <w:numPr>
          <w:ilvl w:val="0"/>
          <w:numId w:val="21"/>
        </w:numPr>
      </w:pPr>
      <w:r>
        <w:lastRenderedPageBreak/>
        <w:t xml:space="preserve">BioLogos: Faith and Science, Together, </w:t>
      </w:r>
      <w:hyperlink r:id="rId37" w:history="1">
        <w:r w:rsidRPr="00C9297C">
          <w:rPr>
            <w:rStyle w:val="Hyperlink"/>
          </w:rPr>
          <w:t>https://biologos.org/</w:t>
        </w:r>
      </w:hyperlink>
      <w:r>
        <w:t xml:space="preserve"> </w:t>
      </w:r>
    </w:p>
    <w:p w14:paraId="3CC4328D" w14:textId="77777777" w:rsidR="00F74C54" w:rsidRPr="00183B3D" w:rsidRDefault="00F74C54" w:rsidP="00317A5E">
      <w:pPr>
        <w:pStyle w:val="ListParagraph"/>
        <w:numPr>
          <w:ilvl w:val="0"/>
          <w:numId w:val="21"/>
        </w:numPr>
      </w:pPr>
      <w:r w:rsidRPr="003C5EAD">
        <w:rPr>
          <w:i/>
          <w:iCs/>
        </w:rPr>
        <w:t>Creation Care</w:t>
      </w:r>
      <w:r>
        <w:t xml:space="preserve"> (Dave Bookless, et al.), </w:t>
      </w:r>
      <w:hyperlink r:id="rId38" w:history="1">
        <w:r w:rsidRPr="00C9297C">
          <w:rPr>
            <w:rStyle w:val="Hyperlink"/>
          </w:rPr>
          <w:t>https://lausanne.org/report/sustainable/creation-care</w:t>
        </w:r>
      </w:hyperlink>
      <w:r>
        <w:t xml:space="preserve"> </w:t>
      </w:r>
    </w:p>
    <w:p w14:paraId="4DD40ECF" w14:textId="77777777" w:rsidR="00F74C54" w:rsidRDefault="00F74C54" w:rsidP="00317A5E">
      <w:pPr>
        <w:pStyle w:val="ListParagraph"/>
        <w:numPr>
          <w:ilvl w:val="0"/>
          <w:numId w:val="21"/>
        </w:numPr>
      </w:pPr>
      <w:r w:rsidRPr="00277146">
        <w:rPr>
          <w:i/>
          <w:iCs/>
        </w:rPr>
        <w:t>Redeeming All Things: Integral Mission and Creation Care</w:t>
      </w:r>
      <w:r>
        <w:t xml:space="preserve"> (Rachel Mander), download from </w:t>
      </w:r>
      <w:hyperlink r:id="rId39" w:history="1">
        <w:r w:rsidRPr="00C9297C">
          <w:rPr>
            <w:rStyle w:val="Hyperlink"/>
          </w:rPr>
          <w:t>https://micahglobal.org/page/resources-external</w:t>
        </w:r>
      </w:hyperlink>
      <w:r>
        <w:t xml:space="preserve"> </w:t>
      </w:r>
    </w:p>
    <w:p w14:paraId="406009AE" w14:textId="77777777" w:rsidR="00AD5860" w:rsidRDefault="00AD5860" w:rsidP="00317A5E">
      <w:pPr>
        <w:pStyle w:val="ListParagraph"/>
        <w:numPr>
          <w:ilvl w:val="0"/>
          <w:numId w:val="21"/>
        </w:numPr>
      </w:pPr>
      <w:r w:rsidRPr="00AD5860">
        <w:rPr>
          <w:i/>
          <w:iCs/>
        </w:rPr>
        <w:t>Valuing nature’s contributions to people: the IPBES approach</w:t>
      </w:r>
      <w:r>
        <w:t xml:space="preserve">, </w:t>
      </w:r>
      <w:hyperlink r:id="rId40" w:history="1">
        <w:r w:rsidRPr="00C9297C">
          <w:rPr>
            <w:rStyle w:val="Hyperlink"/>
          </w:rPr>
          <w:t>https://doi.org/10.1016/j.cosust.2016.12.006</w:t>
        </w:r>
      </w:hyperlink>
      <w:r>
        <w:t xml:space="preserve"> </w:t>
      </w:r>
    </w:p>
    <w:p w14:paraId="3F603F76" w14:textId="77777777" w:rsidR="00AD5860" w:rsidRDefault="00AD5860" w:rsidP="00317A5E">
      <w:pPr>
        <w:pStyle w:val="ListParagraph"/>
        <w:numPr>
          <w:ilvl w:val="0"/>
          <w:numId w:val="21"/>
        </w:numPr>
      </w:pPr>
      <w:r w:rsidRPr="00AD5860">
        <w:rPr>
          <w:i/>
          <w:iCs/>
        </w:rPr>
        <w:t>Why protect nature? Rethinking values and the environment</w:t>
      </w:r>
      <w:r>
        <w:t xml:space="preserve">, </w:t>
      </w:r>
      <w:hyperlink r:id="rId41" w:history="1">
        <w:r w:rsidRPr="00C9297C">
          <w:rPr>
            <w:rStyle w:val="Hyperlink"/>
          </w:rPr>
          <w:t>https://doi.org/10.1073/pnas.1525002113</w:t>
        </w:r>
      </w:hyperlink>
      <w:r>
        <w:t xml:space="preserve"> </w:t>
      </w:r>
    </w:p>
    <w:p w14:paraId="3B3E120D" w14:textId="1D98EF01" w:rsidR="00CB437D" w:rsidRDefault="00CB437D" w:rsidP="00317A5E">
      <w:pPr>
        <w:pStyle w:val="ListParagraph"/>
        <w:numPr>
          <w:ilvl w:val="0"/>
          <w:numId w:val="21"/>
        </w:numPr>
      </w:pPr>
      <w:r>
        <w:rPr>
          <w:i/>
          <w:iCs/>
        </w:rPr>
        <w:t xml:space="preserve">The Trouble with Sustainability, </w:t>
      </w:r>
      <w:hyperlink r:id="rId42" w:history="1">
        <w:r w:rsidR="004B609A" w:rsidRPr="00C9297C">
          <w:rPr>
            <w:rStyle w:val="Hyperlink"/>
          </w:rPr>
          <w:t>https://doi.org/10.3390/su15021388</w:t>
        </w:r>
      </w:hyperlink>
      <w:r w:rsidR="004B609A">
        <w:t xml:space="preserve"> </w:t>
      </w:r>
    </w:p>
    <w:p w14:paraId="77E35591" w14:textId="24A912F2" w:rsidR="00E54469" w:rsidRDefault="00BC22B2" w:rsidP="00317A5E">
      <w:pPr>
        <w:pStyle w:val="ListParagraph"/>
        <w:numPr>
          <w:ilvl w:val="0"/>
          <w:numId w:val="21"/>
        </w:numPr>
      </w:pPr>
      <w:r>
        <w:t xml:space="preserve">Mountain Partnership, </w:t>
      </w:r>
      <w:hyperlink r:id="rId43" w:history="1">
        <w:r w:rsidRPr="00C9297C">
          <w:rPr>
            <w:rStyle w:val="Hyperlink"/>
          </w:rPr>
          <w:t>https://www.fao.org/mountain-partnership/</w:t>
        </w:r>
      </w:hyperlink>
      <w:r>
        <w:t xml:space="preserve"> </w:t>
      </w:r>
    </w:p>
    <w:p w14:paraId="1E67DCB8" w14:textId="4FEB9896" w:rsidR="001060F3" w:rsidRDefault="00A26AA7" w:rsidP="00317A5E">
      <w:pPr>
        <w:pStyle w:val="ListParagraph"/>
        <w:numPr>
          <w:ilvl w:val="0"/>
          <w:numId w:val="21"/>
        </w:numPr>
      </w:pPr>
      <w:r>
        <w:t>Religion and… (series)</w:t>
      </w:r>
    </w:p>
    <w:p w14:paraId="13CAC71D" w14:textId="6221B027" w:rsidR="00741555" w:rsidRDefault="00741555" w:rsidP="00317A5E">
      <w:pPr>
        <w:pStyle w:val="ListParagraph"/>
        <w:numPr>
          <w:ilvl w:val="0"/>
          <w:numId w:val="21"/>
        </w:numPr>
      </w:pPr>
    </w:p>
    <w:p w14:paraId="144CF551" w14:textId="77777777" w:rsidR="00AD5860" w:rsidRDefault="00AD5860" w:rsidP="00317A5E">
      <w:pPr>
        <w:pStyle w:val="ListParagraph"/>
        <w:numPr>
          <w:ilvl w:val="0"/>
          <w:numId w:val="21"/>
        </w:numPr>
      </w:pPr>
    </w:p>
    <w:p w14:paraId="47D6A788" w14:textId="6B04F23C" w:rsidR="00F47DCA" w:rsidRDefault="00D1740E" w:rsidP="00317A5E">
      <w:pPr>
        <w:pStyle w:val="Heading2"/>
      </w:pPr>
      <w:r>
        <w:t xml:space="preserve">Selected Subtopics </w:t>
      </w:r>
    </w:p>
    <w:p w14:paraId="7E73E45A" w14:textId="77777777" w:rsidR="002503CD" w:rsidRDefault="002503CD" w:rsidP="00317A5E">
      <w:pPr>
        <w:pStyle w:val="Heading3"/>
      </w:pPr>
      <w:r>
        <w:t>Local and Traditional Livelihoods &amp; Ways of Life</w:t>
      </w:r>
    </w:p>
    <w:p w14:paraId="361A495A" w14:textId="77777777" w:rsidR="002503CD" w:rsidRDefault="002503CD" w:rsidP="00317A5E">
      <w:pPr>
        <w:pStyle w:val="Heading3"/>
      </w:pPr>
      <w:r>
        <w:t>Environment and Economics</w:t>
      </w:r>
    </w:p>
    <w:p w14:paraId="71E604D7" w14:textId="77777777" w:rsidR="002503CD" w:rsidRDefault="002503CD" w:rsidP="00317A5E">
      <w:pPr>
        <w:pStyle w:val="Heading3"/>
      </w:pPr>
      <w:r>
        <w:t>Biodiversity and Rangelands</w:t>
      </w:r>
    </w:p>
    <w:p w14:paraId="26480F43" w14:textId="77777777" w:rsidR="002503CD" w:rsidRDefault="002503CD" w:rsidP="00317A5E">
      <w:pPr>
        <w:pStyle w:val="Heading3"/>
      </w:pPr>
      <w:r>
        <w:t>Mountains and Wetlands</w:t>
      </w:r>
    </w:p>
    <w:p w14:paraId="22898441" w14:textId="77777777" w:rsidR="002503CD" w:rsidRDefault="002503CD" w:rsidP="00317A5E">
      <w:pPr>
        <w:pStyle w:val="Heading3"/>
      </w:pPr>
      <w:r>
        <w:t>Protected Areas</w:t>
      </w:r>
    </w:p>
    <w:p w14:paraId="530FC5C6" w14:textId="77777777" w:rsidR="00F537F8" w:rsidRDefault="00F537F8" w:rsidP="00F537F8"/>
    <w:p w14:paraId="227D7A99" w14:textId="77777777" w:rsidR="00F537F8" w:rsidRDefault="00F537F8" w:rsidP="00F537F8"/>
    <w:p w14:paraId="036E1F39" w14:textId="094C69BC" w:rsidR="00F537F8" w:rsidRPr="00F537F8" w:rsidRDefault="00F537F8" w:rsidP="00F537F8">
      <w:r>
        <w:t>The State of Indigenous Peoples’ and Local Communities’ Lands and Territories</w:t>
      </w:r>
    </w:p>
    <w:p w14:paraId="12806EFB" w14:textId="77777777" w:rsidR="002503CD" w:rsidRPr="002503CD" w:rsidRDefault="002503CD" w:rsidP="00317A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4A0" w:firstRow="1" w:lastRow="0" w:firstColumn="1" w:lastColumn="0" w:noHBand="0" w:noVBand="1"/>
      </w:tblPr>
      <w:tblGrid>
        <w:gridCol w:w="1735"/>
        <w:gridCol w:w="2326"/>
        <w:gridCol w:w="1811"/>
        <w:gridCol w:w="8058"/>
        <w:tblGridChange w:id="54">
          <w:tblGrid>
            <w:gridCol w:w="1735"/>
            <w:gridCol w:w="2326"/>
            <w:gridCol w:w="1811"/>
            <w:gridCol w:w="8058"/>
          </w:tblGrid>
        </w:tblGridChange>
      </w:tblGrid>
      <w:tr w:rsidR="00F47DCA" w:rsidRPr="00B52F3E" w14:paraId="72DD1639" w14:textId="77777777" w:rsidTr="00AA68B2">
        <w:trPr>
          <w:tblHeader/>
        </w:trPr>
        <w:tc>
          <w:tcPr>
            <w:tcW w:w="1735" w:type="dxa"/>
            <w:shd w:val="clear" w:color="auto" w:fill="0B769F" w:themeFill="accent4" w:themeFillShade="BF"/>
            <w:vAlign w:val="center"/>
            <w:hideMark/>
          </w:tcPr>
          <w:p w14:paraId="5C7CB5CA" w14:textId="77777777" w:rsidR="00F47DCA" w:rsidRPr="006647D8" w:rsidRDefault="00F47DCA" w:rsidP="00317A5E">
            <w:r w:rsidRPr="006647D8">
              <w:t>Section</w:t>
            </w:r>
          </w:p>
        </w:tc>
        <w:tc>
          <w:tcPr>
            <w:tcW w:w="2326" w:type="dxa"/>
            <w:shd w:val="clear" w:color="auto" w:fill="0B769F" w:themeFill="accent4" w:themeFillShade="BF"/>
            <w:vAlign w:val="center"/>
            <w:hideMark/>
          </w:tcPr>
          <w:p w14:paraId="3756FE58" w14:textId="77777777" w:rsidR="00F47DCA" w:rsidRPr="006647D8" w:rsidRDefault="00F47DCA" w:rsidP="00317A5E">
            <w:r w:rsidRPr="006647D8">
              <w:t>Document / Resource</w:t>
            </w:r>
          </w:p>
        </w:tc>
        <w:tc>
          <w:tcPr>
            <w:tcW w:w="1811" w:type="dxa"/>
            <w:shd w:val="clear" w:color="auto" w:fill="0B769F" w:themeFill="accent4" w:themeFillShade="BF"/>
            <w:vAlign w:val="center"/>
            <w:hideMark/>
          </w:tcPr>
          <w:p w14:paraId="1F684864" w14:textId="77777777" w:rsidR="00F47DCA" w:rsidRPr="006647D8" w:rsidRDefault="00F47DCA" w:rsidP="00317A5E">
            <w:r w:rsidRPr="006647D8">
              <w:t>Type</w:t>
            </w:r>
          </w:p>
        </w:tc>
        <w:tc>
          <w:tcPr>
            <w:tcW w:w="8058" w:type="dxa"/>
            <w:shd w:val="clear" w:color="auto" w:fill="0B769F" w:themeFill="accent4" w:themeFillShade="BF"/>
            <w:vAlign w:val="center"/>
            <w:hideMark/>
          </w:tcPr>
          <w:p w14:paraId="7EADF6AC" w14:textId="77777777" w:rsidR="00F47DCA" w:rsidRPr="006647D8" w:rsidRDefault="00F47DCA" w:rsidP="00317A5E">
            <w:r w:rsidRPr="006647D8">
              <w:t>Link</w:t>
            </w:r>
          </w:p>
        </w:tc>
      </w:tr>
      <w:tr w:rsidR="00F47DCA" w:rsidRPr="00B52F3E" w14:paraId="28DC0B34" w14:textId="77777777" w:rsidTr="007452B7">
        <w:trPr>
          <w:trHeight w:val="347"/>
        </w:trPr>
        <w:tc>
          <w:tcPr>
            <w:tcW w:w="1735" w:type="dxa"/>
            <w:vMerge w:val="restart"/>
            <w:vAlign w:val="center"/>
            <w:hideMark/>
          </w:tcPr>
          <w:p w14:paraId="26AA7E92" w14:textId="72B2AF7A" w:rsidR="00F47DCA" w:rsidRPr="00B52F3E" w:rsidRDefault="00AA68B2" w:rsidP="00317A5E">
            <w:r w:rsidRPr="00B52F3E">
              <w:t>Local and T</w:t>
            </w:r>
            <w:r w:rsidR="00F47DCA" w:rsidRPr="00B52F3E">
              <w:t xml:space="preserve">raditional </w:t>
            </w:r>
            <w:r w:rsidRPr="00B52F3E">
              <w:t xml:space="preserve">Livelihoods &amp; </w:t>
            </w:r>
            <w:r w:rsidR="00F47DCA" w:rsidRPr="00B52F3E">
              <w:t>Ways of Life</w:t>
            </w:r>
          </w:p>
        </w:tc>
        <w:tc>
          <w:tcPr>
            <w:tcW w:w="2326" w:type="dxa"/>
            <w:vAlign w:val="center"/>
          </w:tcPr>
          <w:p w14:paraId="75C6763C" w14:textId="756590CB" w:rsidR="00F47DCA" w:rsidRPr="00B52F3E" w:rsidRDefault="00E43404" w:rsidP="00317A5E">
            <w:r w:rsidRPr="00B52F3E">
              <w:t>A spatial overview of the global importance of Indigenous lands for conservation</w:t>
            </w:r>
          </w:p>
        </w:tc>
        <w:tc>
          <w:tcPr>
            <w:tcW w:w="1811" w:type="dxa"/>
            <w:vAlign w:val="center"/>
          </w:tcPr>
          <w:p w14:paraId="59B2DBC6" w14:textId="475F545A" w:rsidR="00F47DCA" w:rsidRPr="00B52F3E" w:rsidRDefault="00E43404" w:rsidP="00317A5E">
            <w:r w:rsidRPr="00B52F3E">
              <w:t xml:space="preserve">Published article </w:t>
            </w:r>
          </w:p>
        </w:tc>
        <w:tc>
          <w:tcPr>
            <w:tcW w:w="8058" w:type="dxa"/>
            <w:vAlign w:val="center"/>
          </w:tcPr>
          <w:p w14:paraId="3DA61E0F" w14:textId="3D956247" w:rsidR="00F47DCA" w:rsidRPr="00AE6D90" w:rsidRDefault="00000000" w:rsidP="00317A5E">
            <w:pPr>
              <w:rPr>
                <w:rStyle w:val="Hyperlink"/>
              </w:rPr>
            </w:pPr>
            <w:hyperlink r:id="rId44" w:history="1">
              <w:r w:rsidR="00AE6D90" w:rsidRPr="00AE6D90">
                <w:rPr>
                  <w:rStyle w:val="Hyperlink"/>
                  <w:sz w:val="18"/>
                  <w:szCs w:val="18"/>
                </w:rPr>
                <w:t>https://doi.org/10.1038/s41893-018-0100-6</w:t>
              </w:r>
            </w:hyperlink>
            <w:r w:rsidR="00AE6D90" w:rsidRPr="00AE6D90">
              <w:rPr>
                <w:rStyle w:val="Hyperlink"/>
                <w:sz w:val="18"/>
                <w:szCs w:val="18"/>
              </w:rPr>
              <w:t xml:space="preserve"> </w:t>
            </w:r>
          </w:p>
        </w:tc>
      </w:tr>
      <w:tr w:rsidR="00E43404" w:rsidRPr="00B52F3E" w14:paraId="77FB2E33" w14:textId="77777777" w:rsidTr="007452B7">
        <w:trPr>
          <w:trHeight w:val="347"/>
        </w:trPr>
        <w:tc>
          <w:tcPr>
            <w:tcW w:w="1735" w:type="dxa"/>
            <w:vMerge/>
            <w:vAlign w:val="center"/>
          </w:tcPr>
          <w:p w14:paraId="253AEE12" w14:textId="77777777" w:rsidR="00E43404" w:rsidRPr="00B52F3E" w:rsidRDefault="00E43404" w:rsidP="00317A5E"/>
        </w:tc>
        <w:tc>
          <w:tcPr>
            <w:tcW w:w="2326" w:type="dxa"/>
            <w:vAlign w:val="center"/>
          </w:tcPr>
          <w:p w14:paraId="60CBEA40" w14:textId="1C293F14" w:rsidR="00E43404" w:rsidRPr="00B52F3E" w:rsidRDefault="00F537F8" w:rsidP="00317A5E">
            <w:r>
              <w:t>Territories</w:t>
            </w:r>
            <w:r w:rsidR="00FD6FAE">
              <w:t xml:space="preserve"> of life as key to global environmental </w:t>
            </w:r>
            <w:r>
              <w:t>sustainability</w:t>
            </w:r>
          </w:p>
        </w:tc>
        <w:tc>
          <w:tcPr>
            <w:tcW w:w="1811" w:type="dxa"/>
            <w:vAlign w:val="center"/>
          </w:tcPr>
          <w:p w14:paraId="09E67E8F" w14:textId="02918180" w:rsidR="00E43404" w:rsidRPr="00B52F3E" w:rsidRDefault="00FD6FAE" w:rsidP="00317A5E">
            <w:r>
              <w:t>Published article</w:t>
            </w:r>
          </w:p>
        </w:tc>
        <w:tc>
          <w:tcPr>
            <w:tcW w:w="8058" w:type="dxa"/>
            <w:vAlign w:val="center"/>
          </w:tcPr>
          <w:p w14:paraId="6A91D73D" w14:textId="6D243F05" w:rsidR="00E43404" w:rsidRPr="00AE6D90" w:rsidRDefault="00000000" w:rsidP="00317A5E">
            <w:pPr>
              <w:rPr>
                <w:rStyle w:val="Hyperlink"/>
              </w:rPr>
            </w:pPr>
            <w:hyperlink r:id="rId45" w:history="1">
              <w:r w:rsidR="00EC793D" w:rsidRPr="00C9297C">
                <w:rPr>
                  <w:rStyle w:val="Hyperlink"/>
                </w:rPr>
                <w:t>https://doi.org/10.1016/j.cosust.2023.101298</w:t>
              </w:r>
            </w:hyperlink>
            <w:r w:rsidR="00EC793D">
              <w:t xml:space="preserve"> </w:t>
            </w:r>
          </w:p>
        </w:tc>
      </w:tr>
      <w:tr w:rsidR="009319A9" w:rsidRPr="00B52F3E" w14:paraId="1BF91559" w14:textId="77777777" w:rsidTr="007452B7">
        <w:trPr>
          <w:trHeight w:val="347"/>
        </w:trPr>
        <w:tc>
          <w:tcPr>
            <w:tcW w:w="1735" w:type="dxa"/>
            <w:vMerge/>
            <w:vAlign w:val="center"/>
          </w:tcPr>
          <w:p w14:paraId="55C8DEFD" w14:textId="77777777" w:rsidR="009319A9" w:rsidRPr="00B52F3E" w:rsidRDefault="009319A9" w:rsidP="00317A5E"/>
        </w:tc>
        <w:tc>
          <w:tcPr>
            <w:tcW w:w="2326" w:type="dxa"/>
            <w:vAlign w:val="center"/>
          </w:tcPr>
          <w:p w14:paraId="1F1C6C5E" w14:textId="77777777" w:rsidR="00F537F8" w:rsidRPr="00F537F8" w:rsidRDefault="00F537F8" w:rsidP="00F537F8">
            <w:r>
              <w:t xml:space="preserve">The State of Indigenous Peoples’ and Local </w:t>
            </w:r>
            <w:r>
              <w:lastRenderedPageBreak/>
              <w:t>Communities’ Lands and Territories</w:t>
            </w:r>
          </w:p>
          <w:p w14:paraId="161F84BA" w14:textId="77777777" w:rsidR="009319A9" w:rsidRDefault="009319A9" w:rsidP="00317A5E"/>
        </w:tc>
        <w:tc>
          <w:tcPr>
            <w:tcW w:w="1811" w:type="dxa"/>
            <w:vAlign w:val="center"/>
          </w:tcPr>
          <w:p w14:paraId="52338DDD" w14:textId="2837F5E8" w:rsidR="009319A9" w:rsidRDefault="00F537F8" w:rsidP="00317A5E">
            <w:r>
              <w:lastRenderedPageBreak/>
              <w:t>Report</w:t>
            </w:r>
          </w:p>
        </w:tc>
        <w:tc>
          <w:tcPr>
            <w:tcW w:w="8058" w:type="dxa"/>
            <w:vAlign w:val="center"/>
          </w:tcPr>
          <w:p w14:paraId="1ED63D44" w14:textId="16A078AE" w:rsidR="009319A9" w:rsidRDefault="00000000" w:rsidP="00317A5E">
            <w:hyperlink r:id="rId46" w:history="1">
              <w:r w:rsidR="006D5C7B" w:rsidRPr="00C9297C">
                <w:rPr>
                  <w:rStyle w:val="Hyperlink"/>
                </w:rPr>
                <w:t>https://iucn.org/news/commission-environmental-economic-and-social-policy/202106/state-indigenous-peoples-and-local-communities-lands-and-territories</w:t>
              </w:r>
            </w:hyperlink>
            <w:r w:rsidR="006D5C7B">
              <w:t xml:space="preserve"> </w:t>
            </w:r>
          </w:p>
        </w:tc>
      </w:tr>
      <w:tr w:rsidR="00650F81" w:rsidRPr="00B52F3E" w14:paraId="36395CAA" w14:textId="77777777" w:rsidTr="007452B7">
        <w:trPr>
          <w:trHeight w:val="347"/>
        </w:trPr>
        <w:tc>
          <w:tcPr>
            <w:tcW w:w="1735" w:type="dxa"/>
            <w:vMerge/>
            <w:vAlign w:val="center"/>
          </w:tcPr>
          <w:p w14:paraId="7905627D" w14:textId="77777777" w:rsidR="00650F81" w:rsidRPr="00B52F3E" w:rsidRDefault="00650F81" w:rsidP="00317A5E"/>
        </w:tc>
        <w:tc>
          <w:tcPr>
            <w:tcW w:w="2326" w:type="dxa"/>
            <w:vAlign w:val="center"/>
          </w:tcPr>
          <w:p w14:paraId="5EA06053" w14:textId="1C538D36" w:rsidR="00650F81" w:rsidRPr="00B52F3E" w:rsidRDefault="00877534" w:rsidP="00317A5E">
            <w:r>
              <w:t>ICCA Consortium</w:t>
            </w:r>
          </w:p>
        </w:tc>
        <w:tc>
          <w:tcPr>
            <w:tcW w:w="1811" w:type="dxa"/>
            <w:vAlign w:val="center"/>
          </w:tcPr>
          <w:p w14:paraId="499C4737" w14:textId="19C73CD3" w:rsidR="00650F81" w:rsidRPr="00B52F3E" w:rsidRDefault="00877534" w:rsidP="00317A5E">
            <w:r>
              <w:t>Organisation</w:t>
            </w:r>
          </w:p>
        </w:tc>
        <w:tc>
          <w:tcPr>
            <w:tcW w:w="8058" w:type="dxa"/>
            <w:vAlign w:val="center"/>
          </w:tcPr>
          <w:p w14:paraId="0B64D483" w14:textId="45D00D13" w:rsidR="00650F81" w:rsidRPr="00AE6D90" w:rsidRDefault="00877534" w:rsidP="00317A5E">
            <w:pPr>
              <w:rPr>
                <w:rStyle w:val="Hyperlink"/>
              </w:rPr>
            </w:pPr>
            <w:r w:rsidRPr="00877534">
              <w:rPr>
                <w:rStyle w:val="Hyperlink"/>
              </w:rPr>
              <w:t>https://www.iccaconsortium.org/</w:t>
            </w:r>
          </w:p>
        </w:tc>
      </w:tr>
      <w:tr w:rsidR="00522C77" w:rsidRPr="00B52F3E" w14:paraId="0A71592B" w14:textId="77777777" w:rsidTr="00522C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PrExChange w:id="55" w:author="David Torrance" w:date="2026-05-11T16:26: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PrEx>
          </w:tblPrExChange>
        </w:tblPrEx>
        <w:trPr>
          <w:trHeight w:val="736"/>
          <w:trPrChange w:id="56" w:author="David Torrance" w:date="2026-05-11T16:26:00Z">
            <w:trPr>
              <w:trHeight w:val="1047"/>
            </w:trPr>
          </w:trPrChange>
        </w:trPr>
        <w:tc>
          <w:tcPr>
            <w:tcW w:w="1735" w:type="dxa"/>
            <w:vMerge/>
            <w:vAlign w:val="center"/>
            <w:tcPrChange w:id="57" w:author="David Torrance" w:date="2026-05-11T16:26:00Z">
              <w:tcPr>
                <w:tcW w:w="1735" w:type="dxa"/>
                <w:vMerge/>
                <w:vAlign w:val="center"/>
              </w:tcPr>
            </w:tcPrChange>
          </w:tcPr>
          <w:p w14:paraId="23CD474B" w14:textId="77777777" w:rsidR="00522C77" w:rsidRPr="00B52F3E" w:rsidRDefault="00522C77" w:rsidP="00317A5E"/>
        </w:tc>
        <w:tc>
          <w:tcPr>
            <w:tcW w:w="2326" w:type="dxa"/>
            <w:vAlign w:val="center"/>
            <w:tcPrChange w:id="58" w:author="David Torrance" w:date="2026-05-11T16:26:00Z">
              <w:tcPr>
                <w:tcW w:w="2326" w:type="dxa"/>
                <w:vAlign w:val="center"/>
              </w:tcPr>
            </w:tcPrChange>
          </w:tcPr>
          <w:p w14:paraId="1534BFC5" w14:textId="3AC59F78" w:rsidR="00522C77" w:rsidRPr="00B52F3E" w:rsidRDefault="00522C77" w:rsidP="00317A5E">
            <w:r w:rsidRPr="00B52F3E">
              <w:t>Indigenous Peoples food systems</w:t>
            </w:r>
          </w:p>
        </w:tc>
        <w:tc>
          <w:tcPr>
            <w:tcW w:w="1811" w:type="dxa"/>
            <w:vAlign w:val="center"/>
            <w:tcPrChange w:id="59" w:author="David Torrance" w:date="2026-05-11T16:26:00Z">
              <w:tcPr>
                <w:tcW w:w="1811" w:type="dxa"/>
                <w:vAlign w:val="center"/>
              </w:tcPr>
            </w:tcPrChange>
          </w:tcPr>
          <w:p w14:paraId="23ADB2E6" w14:textId="45922751" w:rsidR="00522C77" w:rsidRPr="00B52F3E" w:rsidRDefault="00522C77" w:rsidP="00317A5E">
            <w:r w:rsidRPr="00B52F3E">
              <w:t>Report</w:t>
            </w:r>
          </w:p>
        </w:tc>
        <w:tc>
          <w:tcPr>
            <w:tcW w:w="8058" w:type="dxa"/>
            <w:vAlign w:val="center"/>
            <w:tcPrChange w:id="60" w:author="David Torrance" w:date="2026-05-11T16:26:00Z">
              <w:tcPr>
                <w:tcW w:w="8058" w:type="dxa"/>
                <w:vAlign w:val="center"/>
              </w:tcPr>
            </w:tcPrChange>
          </w:tcPr>
          <w:p w14:paraId="59B4DC39" w14:textId="41CE49EA" w:rsidR="00522C77" w:rsidRPr="00AE6D90" w:rsidRDefault="00522C77" w:rsidP="00317A5E">
            <w:pPr>
              <w:rPr>
                <w:rStyle w:val="Hyperlink"/>
              </w:rPr>
            </w:pPr>
            <w:r>
              <w:fldChar w:fldCharType="begin"/>
            </w:r>
            <w:r>
              <w:instrText>HYPERLINK "https://www.fao.org/documents/card/en/c/cb5131en"</w:instrText>
            </w:r>
            <w:r>
              <w:fldChar w:fldCharType="separate"/>
            </w:r>
            <w:r w:rsidRPr="00AE6D90">
              <w:rPr>
                <w:rStyle w:val="Hyperlink"/>
              </w:rPr>
              <w:t>https://www.fao.org/documents/card/en/c/cb5131en</w:t>
            </w:r>
            <w:r>
              <w:rPr>
                <w:rStyle w:val="Hyperlink"/>
              </w:rPr>
              <w:fldChar w:fldCharType="end"/>
            </w:r>
            <w:r w:rsidRPr="00AE6D90">
              <w:rPr>
                <w:rStyle w:val="Hyperlink"/>
              </w:rPr>
              <w:t xml:space="preserve"> </w:t>
            </w:r>
          </w:p>
        </w:tc>
      </w:tr>
      <w:tr w:rsidR="00E43404" w:rsidRPr="00B52F3E" w14:paraId="6AE1CBF8" w14:textId="77777777" w:rsidTr="007452B7">
        <w:tc>
          <w:tcPr>
            <w:tcW w:w="1735" w:type="dxa"/>
            <w:vMerge w:val="restart"/>
            <w:vAlign w:val="center"/>
            <w:hideMark/>
          </w:tcPr>
          <w:p w14:paraId="29A228C5" w14:textId="77777777" w:rsidR="00E43404" w:rsidRPr="00B52F3E" w:rsidRDefault="00E43404" w:rsidP="00317A5E">
            <w:r w:rsidRPr="00B52F3E">
              <w:t>Environment and Economics</w:t>
            </w:r>
          </w:p>
        </w:tc>
        <w:tc>
          <w:tcPr>
            <w:tcW w:w="2326" w:type="dxa"/>
            <w:vAlign w:val="center"/>
            <w:hideMark/>
          </w:tcPr>
          <w:p w14:paraId="4D02E5AE" w14:textId="77777777" w:rsidR="00E43404" w:rsidRPr="00B52F3E" w:rsidRDefault="00E43404" w:rsidP="00317A5E">
            <w:r w:rsidRPr="00B52F3E">
              <w:t>Doughnut Economics (Kate Raworth)</w:t>
            </w:r>
          </w:p>
        </w:tc>
        <w:tc>
          <w:tcPr>
            <w:tcW w:w="1811" w:type="dxa"/>
            <w:vAlign w:val="center"/>
            <w:hideMark/>
          </w:tcPr>
          <w:p w14:paraId="0332356E" w14:textId="77777777" w:rsidR="00E43404" w:rsidRPr="00B52F3E" w:rsidRDefault="00E43404" w:rsidP="00317A5E">
            <w:r w:rsidRPr="00B52F3E">
              <w:t>Framework</w:t>
            </w:r>
          </w:p>
        </w:tc>
        <w:tc>
          <w:tcPr>
            <w:tcW w:w="8058" w:type="dxa"/>
            <w:vAlign w:val="center"/>
            <w:hideMark/>
          </w:tcPr>
          <w:p w14:paraId="3838820C" w14:textId="77777777" w:rsidR="00E43404" w:rsidRPr="00B52F3E" w:rsidRDefault="00000000" w:rsidP="00317A5E">
            <w:pPr>
              <w:rPr>
                <w:rStyle w:val="Hyperlink"/>
                <w:sz w:val="18"/>
                <w:szCs w:val="18"/>
              </w:rPr>
            </w:pPr>
            <w:hyperlink r:id="rId47" w:history="1">
              <w:r w:rsidR="00E43404" w:rsidRPr="00B52F3E">
                <w:rPr>
                  <w:rStyle w:val="Hyperlink"/>
                  <w:sz w:val="18"/>
                  <w:szCs w:val="18"/>
                </w:rPr>
                <w:t>https://doughnuteconomics.org/about-doughnut-economics</w:t>
              </w:r>
            </w:hyperlink>
          </w:p>
        </w:tc>
      </w:tr>
      <w:tr w:rsidR="00E43404" w:rsidRPr="00B52F3E" w14:paraId="0F6547BB" w14:textId="77777777" w:rsidTr="007452B7">
        <w:tc>
          <w:tcPr>
            <w:tcW w:w="1735" w:type="dxa"/>
            <w:vMerge/>
            <w:vAlign w:val="center"/>
            <w:hideMark/>
          </w:tcPr>
          <w:p w14:paraId="735AD01E" w14:textId="77777777" w:rsidR="00E43404" w:rsidRPr="00B52F3E" w:rsidRDefault="00E43404" w:rsidP="00317A5E"/>
        </w:tc>
        <w:tc>
          <w:tcPr>
            <w:tcW w:w="2326" w:type="dxa"/>
            <w:vAlign w:val="center"/>
            <w:hideMark/>
          </w:tcPr>
          <w:p w14:paraId="7DEF05CE" w14:textId="77777777" w:rsidR="00E43404" w:rsidRPr="00B52F3E" w:rsidRDefault="00E43404" w:rsidP="00317A5E">
            <w:r w:rsidRPr="00B52F3E">
              <w:t>Five Capitals Model (Porritt)</w:t>
            </w:r>
          </w:p>
        </w:tc>
        <w:tc>
          <w:tcPr>
            <w:tcW w:w="1811" w:type="dxa"/>
            <w:vAlign w:val="center"/>
            <w:hideMark/>
          </w:tcPr>
          <w:p w14:paraId="55BEBA3A" w14:textId="77777777" w:rsidR="00E43404" w:rsidRPr="00B52F3E" w:rsidRDefault="00E43404" w:rsidP="00317A5E">
            <w:r w:rsidRPr="00B52F3E">
              <w:t>Framework</w:t>
            </w:r>
          </w:p>
        </w:tc>
        <w:tc>
          <w:tcPr>
            <w:tcW w:w="8058" w:type="dxa"/>
            <w:vAlign w:val="center"/>
            <w:hideMark/>
          </w:tcPr>
          <w:p w14:paraId="10FB2FCB" w14:textId="77777777" w:rsidR="00E43404" w:rsidRPr="00B52F3E" w:rsidRDefault="00000000" w:rsidP="00317A5E">
            <w:pPr>
              <w:rPr>
                <w:rStyle w:val="Hyperlink"/>
                <w:sz w:val="18"/>
                <w:szCs w:val="18"/>
              </w:rPr>
            </w:pPr>
            <w:hyperlink r:id="rId48" w:history="1">
              <w:r w:rsidR="00E43404" w:rsidRPr="00B52F3E">
                <w:rPr>
                  <w:rStyle w:val="Hyperlink"/>
                  <w:sz w:val="18"/>
                  <w:szCs w:val="18"/>
                </w:rPr>
                <w:t>https://www.forumforthefuture.org/the-five-capitals</w:t>
              </w:r>
            </w:hyperlink>
          </w:p>
        </w:tc>
      </w:tr>
      <w:tr w:rsidR="006E317E" w:rsidRPr="00B52F3E" w14:paraId="6B4C3F5A" w14:textId="77777777" w:rsidTr="007452B7">
        <w:tc>
          <w:tcPr>
            <w:tcW w:w="1735" w:type="dxa"/>
            <w:vMerge/>
            <w:vAlign w:val="center"/>
          </w:tcPr>
          <w:p w14:paraId="123D2185" w14:textId="77777777" w:rsidR="006E317E" w:rsidRPr="00B52F3E" w:rsidRDefault="006E317E" w:rsidP="00317A5E"/>
        </w:tc>
        <w:tc>
          <w:tcPr>
            <w:tcW w:w="2326" w:type="dxa"/>
            <w:vAlign w:val="center"/>
          </w:tcPr>
          <w:p w14:paraId="4E3B93A1" w14:textId="10D4C77E" w:rsidR="006E317E" w:rsidRPr="00B52F3E" w:rsidRDefault="006E317E" w:rsidP="00317A5E">
            <w:r w:rsidRPr="00B52F3E">
              <w:t>TEEB – Ecosystems &amp; Biodiversity</w:t>
            </w:r>
          </w:p>
        </w:tc>
        <w:tc>
          <w:tcPr>
            <w:tcW w:w="1811" w:type="dxa"/>
            <w:vAlign w:val="center"/>
          </w:tcPr>
          <w:p w14:paraId="5E9B56B0" w14:textId="5CCBB54B" w:rsidR="006E317E" w:rsidRPr="00B52F3E" w:rsidRDefault="006E317E" w:rsidP="00317A5E">
            <w:r w:rsidRPr="00B52F3E">
              <w:t>Global initiative</w:t>
            </w:r>
          </w:p>
        </w:tc>
        <w:tc>
          <w:tcPr>
            <w:tcW w:w="8058" w:type="dxa"/>
            <w:vAlign w:val="center"/>
          </w:tcPr>
          <w:p w14:paraId="0859778E" w14:textId="0DF6E367" w:rsidR="006E317E" w:rsidRPr="00B52F3E" w:rsidRDefault="00000000" w:rsidP="00317A5E">
            <w:pPr>
              <w:rPr>
                <w:rStyle w:val="Hyperlink"/>
                <w:sz w:val="18"/>
                <w:szCs w:val="18"/>
              </w:rPr>
            </w:pPr>
            <w:hyperlink r:id="rId49" w:history="1">
              <w:r w:rsidR="006E317E" w:rsidRPr="00B52F3E">
                <w:rPr>
                  <w:rStyle w:val="Hyperlink"/>
                  <w:sz w:val="18"/>
                  <w:szCs w:val="18"/>
                </w:rPr>
                <w:t>https://www.unep.org/topics/teeb</w:t>
              </w:r>
            </w:hyperlink>
          </w:p>
        </w:tc>
      </w:tr>
      <w:tr w:rsidR="006E317E" w:rsidRPr="00B52F3E" w14:paraId="355051EC" w14:textId="77777777" w:rsidTr="007452B7">
        <w:tc>
          <w:tcPr>
            <w:tcW w:w="1735" w:type="dxa"/>
            <w:vMerge/>
            <w:vAlign w:val="center"/>
            <w:hideMark/>
          </w:tcPr>
          <w:p w14:paraId="3B7D8143" w14:textId="77777777" w:rsidR="006E317E" w:rsidRPr="00B52F3E" w:rsidRDefault="006E317E" w:rsidP="00317A5E"/>
        </w:tc>
        <w:tc>
          <w:tcPr>
            <w:tcW w:w="2326" w:type="dxa"/>
            <w:vAlign w:val="center"/>
          </w:tcPr>
          <w:p w14:paraId="58D4C73F" w14:textId="6B050FE2" w:rsidR="006E317E" w:rsidRPr="00B52F3E" w:rsidRDefault="006E317E" w:rsidP="00317A5E">
            <w:r w:rsidRPr="00B52F3E">
              <w:t>Overcoming the coupled climate and biodiversity crises and their societal impacts</w:t>
            </w:r>
          </w:p>
        </w:tc>
        <w:tc>
          <w:tcPr>
            <w:tcW w:w="1811" w:type="dxa"/>
            <w:vAlign w:val="center"/>
          </w:tcPr>
          <w:p w14:paraId="75ECA8E8" w14:textId="2CC99E10" w:rsidR="006E317E" w:rsidRPr="00B52F3E" w:rsidRDefault="006E317E" w:rsidP="00317A5E">
            <w:r w:rsidRPr="00B52F3E">
              <w:t>Published article</w:t>
            </w:r>
          </w:p>
        </w:tc>
        <w:tc>
          <w:tcPr>
            <w:tcW w:w="8058" w:type="dxa"/>
            <w:vAlign w:val="center"/>
          </w:tcPr>
          <w:p w14:paraId="1318B123" w14:textId="21EB0322" w:rsidR="006E317E" w:rsidRPr="00B52F3E" w:rsidRDefault="009D3E99" w:rsidP="00317A5E">
            <w:pPr>
              <w:rPr>
                <w:rStyle w:val="Hyperlink"/>
                <w:sz w:val="18"/>
                <w:szCs w:val="18"/>
              </w:rPr>
            </w:pPr>
            <w:r w:rsidRPr="00B52F3E">
              <w:rPr>
                <w:rStyle w:val="Hyperlink"/>
                <w:sz w:val="18"/>
                <w:szCs w:val="18"/>
              </w:rPr>
              <w:t>https://www.science.org/doi/10.1126/science.abl4881</w:t>
            </w:r>
          </w:p>
        </w:tc>
      </w:tr>
      <w:tr w:rsidR="006E317E" w:rsidRPr="00B52F3E" w14:paraId="3F39C7FA" w14:textId="77777777" w:rsidTr="007452B7">
        <w:tc>
          <w:tcPr>
            <w:tcW w:w="1735" w:type="dxa"/>
            <w:vMerge w:val="restart"/>
            <w:vAlign w:val="center"/>
            <w:hideMark/>
          </w:tcPr>
          <w:p w14:paraId="6563AC24" w14:textId="77777777" w:rsidR="006E317E" w:rsidRPr="00B52F3E" w:rsidRDefault="006E317E" w:rsidP="00317A5E">
            <w:r w:rsidRPr="00B52F3E">
              <w:t>Biodiversity and Rangelands</w:t>
            </w:r>
          </w:p>
        </w:tc>
        <w:tc>
          <w:tcPr>
            <w:tcW w:w="2326" w:type="dxa"/>
            <w:vAlign w:val="center"/>
          </w:tcPr>
          <w:p w14:paraId="3BCFC003" w14:textId="46263248" w:rsidR="006E317E" w:rsidRPr="00B52F3E" w:rsidRDefault="006E317E" w:rsidP="00317A5E">
            <w:r w:rsidRPr="00B52F3E">
              <w:t>Biodiversity loss is a development issue: A rapid review of evidence</w:t>
            </w:r>
          </w:p>
        </w:tc>
        <w:tc>
          <w:tcPr>
            <w:tcW w:w="1811" w:type="dxa"/>
            <w:vAlign w:val="center"/>
          </w:tcPr>
          <w:p w14:paraId="2C061240" w14:textId="130A157F" w:rsidR="006E317E" w:rsidRPr="00B52F3E" w:rsidRDefault="006E317E" w:rsidP="00317A5E">
            <w:r w:rsidRPr="00B52F3E">
              <w:t>Published report</w:t>
            </w:r>
          </w:p>
        </w:tc>
        <w:tc>
          <w:tcPr>
            <w:tcW w:w="8058" w:type="dxa"/>
            <w:vAlign w:val="center"/>
          </w:tcPr>
          <w:p w14:paraId="7FF6EEF2" w14:textId="567A9564" w:rsidR="006E317E" w:rsidRPr="00B52F3E" w:rsidRDefault="00000000" w:rsidP="00317A5E">
            <w:pPr>
              <w:rPr>
                <w:rStyle w:val="Hyperlink"/>
                <w:sz w:val="18"/>
                <w:szCs w:val="18"/>
              </w:rPr>
            </w:pPr>
            <w:hyperlink r:id="rId50" w:history="1">
              <w:r w:rsidR="006E317E" w:rsidRPr="00B52F3E">
                <w:rPr>
                  <w:rStyle w:val="Hyperlink"/>
                  <w:sz w:val="18"/>
                  <w:szCs w:val="18"/>
                </w:rPr>
                <w:t>http://pubs.iied.org/17636IIED</w:t>
              </w:r>
            </w:hyperlink>
          </w:p>
        </w:tc>
      </w:tr>
      <w:tr w:rsidR="00960C84" w:rsidRPr="00B52F3E" w14:paraId="0470F060" w14:textId="77777777" w:rsidTr="007452B7">
        <w:tc>
          <w:tcPr>
            <w:tcW w:w="1735" w:type="dxa"/>
            <w:vMerge/>
            <w:vAlign w:val="center"/>
          </w:tcPr>
          <w:p w14:paraId="563CE02D" w14:textId="77777777" w:rsidR="00960C84" w:rsidRPr="00B52F3E" w:rsidRDefault="00960C84" w:rsidP="00317A5E"/>
        </w:tc>
        <w:tc>
          <w:tcPr>
            <w:tcW w:w="2326" w:type="dxa"/>
            <w:vAlign w:val="center"/>
          </w:tcPr>
          <w:p w14:paraId="7870FC9B" w14:textId="55EEC8FA" w:rsidR="00960C84" w:rsidRPr="00B52F3E" w:rsidRDefault="00960C84" w:rsidP="00317A5E">
            <w:r>
              <w:t>Mountain biodiversity is central to sustainable development in mountains and beyond</w:t>
            </w:r>
          </w:p>
        </w:tc>
        <w:tc>
          <w:tcPr>
            <w:tcW w:w="1811" w:type="dxa"/>
            <w:vAlign w:val="center"/>
          </w:tcPr>
          <w:p w14:paraId="2197B37B" w14:textId="7A3630DA" w:rsidR="00960C84" w:rsidRPr="00B52F3E" w:rsidRDefault="00960C84" w:rsidP="00317A5E">
            <w:r>
              <w:t>Published article</w:t>
            </w:r>
          </w:p>
        </w:tc>
        <w:tc>
          <w:tcPr>
            <w:tcW w:w="8058" w:type="dxa"/>
            <w:vAlign w:val="center"/>
          </w:tcPr>
          <w:p w14:paraId="53CD422F" w14:textId="29A94FC5" w:rsidR="00960C84" w:rsidRPr="00B52F3E" w:rsidRDefault="00000000" w:rsidP="00317A5E">
            <w:pPr>
              <w:rPr>
                <w:rStyle w:val="Hyperlink"/>
                <w:sz w:val="18"/>
                <w:szCs w:val="18"/>
              </w:rPr>
            </w:pPr>
            <w:hyperlink r:id="rId51" w:history="1">
              <w:r w:rsidR="00FD6C03" w:rsidRPr="00865A34">
                <w:rPr>
                  <w:rStyle w:val="Hyperlink"/>
                  <w:sz w:val="18"/>
                  <w:szCs w:val="18"/>
                </w:rPr>
                <w:t>https://doi.org/10.1016/j.oneear.2020.10.013</w:t>
              </w:r>
            </w:hyperlink>
            <w:r w:rsidR="00FD6C03" w:rsidRPr="00865A34">
              <w:t xml:space="preserve"> </w:t>
            </w:r>
          </w:p>
        </w:tc>
      </w:tr>
      <w:tr w:rsidR="00960C84" w:rsidRPr="00B52F3E" w14:paraId="75E5E75B" w14:textId="77777777" w:rsidTr="007452B7">
        <w:tc>
          <w:tcPr>
            <w:tcW w:w="1735" w:type="dxa"/>
            <w:vMerge/>
            <w:vAlign w:val="center"/>
          </w:tcPr>
          <w:p w14:paraId="5EFD4CF6" w14:textId="77777777" w:rsidR="00960C84" w:rsidRPr="00B52F3E" w:rsidRDefault="00960C84" w:rsidP="00317A5E"/>
        </w:tc>
        <w:tc>
          <w:tcPr>
            <w:tcW w:w="2326" w:type="dxa"/>
            <w:vAlign w:val="center"/>
          </w:tcPr>
          <w:p w14:paraId="367E6C3C" w14:textId="7211DA96" w:rsidR="00960C84" w:rsidRPr="00B52F3E" w:rsidRDefault="00960C84" w:rsidP="00317A5E">
            <w:r w:rsidRPr="00B52F3E">
              <w:t>IPBES Global Assessment</w:t>
            </w:r>
          </w:p>
        </w:tc>
        <w:tc>
          <w:tcPr>
            <w:tcW w:w="1811" w:type="dxa"/>
            <w:vAlign w:val="center"/>
          </w:tcPr>
          <w:p w14:paraId="2B0AFEBC" w14:textId="16DAAED0" w:rsidR="00960C84" w:rsidRPr="00B52F3E" w:rsidRDefault="00960C84" w:rsidP="00317A5E">
            <w:r w:rsidRPr="00B52F3E">
              <w:t>Major report</w:t>
            </w:r>
          </w:p>
        </w:tc>
        <w:tc>
          <w:tcPr>
            <w:tcW w:w="8058" w:type="dxa"/>
            <w:vAlign w:val="center"/>
          </w:tcPr>
          <w:p w14:paraId="5FDB29F8" w14:textId="5E71248C" w:rsidR="00960C84" w:rsidRPr="00B52F3E" w:rsidRDefault="00000000" w:rsidP="00317A5E">
            <w:pPr>
              <w:rPr>
                <w:rStyle w:val="Hyperlink"/>
                <w:sz w:val="18"/>
                <w:szCs w:val="18"/>
              </w:rPr>
            </w:pPr>
            <w:hyperlink r:id="rId52" w:history="1">
              <w:r w:rsidR="00960C84" w:rsidRPr="00B52F3E">
                <w:rPr>
                  <w:rStyle w:val="Hyperlink"/>
                  <w:sz w:val="18"/>
                  <w:szCs w:val="18"/>
                </w:rPr>
                <w:t>https://ipbes.net/global-assessment</w:t>
              </w:r>
            </w:hyperlink>
          </w:p>
        </w:tc>
      </w:tr>
      <w:tr w:rsidR="00960C84" w:rsidRPr="00B52F3E" w14:paraId="38E2D83C" w14:textId="77777777" w:rsidTr="007452B7">
        <w:tc>
          <w:tcPr>
            <w:tcW w:w="1735" w:type="dxa"/>
            <w:vMerge/>
            <w:vAlign w:val="center"/>
          </w:tcPr>
          <w:p w14:paraId="7218408D" w14:textId="77777777" w:rsidR="00960C84" w:rsidRPr="00B52F3E" w:rsidRDefault="00960C84" w:rsidP="00317A5E"/>
        </w:tc>
        <w:tc>
          <w:tcPr>
            <w:tcW w:w="2326" w:type="dxa"/>
            <w:vAlign w:val="center"/>
          </w:tcPr>
          <w:p w14:paraId="277156F0" w14:textId="7C998575" w:rsidR="00960C84" w:rsidRPr="00B52F3E" w:rsidRDefault="00960C84" w:rsidP="00317A5E">
            <w:r w:rsidRPr="00B52F3E">
              <w:t>Grasslands—more important for ecosystem services than you might think</w:t>
            </w:r>
          </w:p>
        </w:tc>
        <w:tc>
          <w:tcPr>
            <w:tcW w:w="1811" w:type="dxa"/>
            <w:vAlign w:val="center"/>
          </w:tcPr>
          <w:p w14:paraId="4220F673" w14:textId="74FCA830" w:rsidR="00960C84" w:rsidRPr="00B52F3E" w:rsidRDefault="00960C84" w:rsidP="00317A5E">
            <w:r w:rsidRPr="00B52F3E">
              <w:t xml:space="preserve">Published article </w:t>
            </w:r>
          </w:p>
        </w:tc>
        <w:tc>
          <w:tcPr>
            <w:tcW w:w="8058" w:type="dxa"/>
            <w:vAlign w:val="center"/>
          </w:tcPr>
          <w:p w14:paraId="059B7BA3" w14:textId="035D19A6" w:rsidR="00960C84" w:rsidRPr="00B52F3E" w:rsidRDefault="00000000" w:rsidP="00317A5E">
            <w:hyperlink r:id="rId53" w:history="1">
              <w:r w:rsidR="00960C84" w:rsidRPr="00B52F3E">
                <w:rPr>
                  <w:rStyle w:val="Hyperlink"/>
                  <w:sz w:val="18"/>
                  <w:szCs w:val="18"/>
                </w:rPr>
                <w:t>https://doi.org/10.1002/ecs2.2582</w:t>
              </w:r>
            </w:hyperlink>
            <w:r w:rsidR="00960C84" w:rsidRPr="00B52F3E">
              <w:t xml:space="preserve"> </w:t>
            </w:r>
          </w:p>
        </w:tc>
      </w:tr>
      <w:tr w:rsidR="00960C84" w:rsidRPr="00B52F3E" w14:paraId="68A131FA" w14:textId="77777777" w:rsidTr="007452B7">
        <w:tc>
          <w:tcPr>
            <w:tcW w:w="1735" w:type="dxa"/>
            <w:vMerge/>
            <w:vAlign w:val="center"/>
          </w:tcPr>
          <w:p w14:paraId="13C94ED7" w14:textId="77777777" w:rsidR="00960C84" w:rsidRPr="00B52F3E" w:rsidRDefault="00960C84" w:rsidP="00317A5E"/>
        </w:tc>
        <w:tc>
          <w:tcPr>
            <w:tcW w:w="2326" w:type="dxa"/>
            <w:vAlign w:val="center"/>
          </w:tcPr>
          <w:p w14:paraId="2CE23E10" w14:textId="774A0D60" w:rsidR="00960C84" w:rsidRPr="00B52F3E" w:rsidRDefault="00960C84" w:rsidP="00317A5E">
            <w:r w:rsidRPr="00B52F3E">
              <w:t>Rangelands Atlas</w:t>
            </w:r>
          </w:p>
        </w:tc>
        <w:tc>
          <w:tcPr>
            <w:tcW w:w="1811" w:type="dxa"/>
            <w:vAlign w:val="center"/>
          </w:tcPr>
          <w:p w14:paraId="7E73A8E0" w14:textId="6630CB4A" w:rsidR="00960C84" w:rsidRPr="00B52F3E" w:rsidRDefault="00960C84" w:rsidP="00317A5E">
            <w:r w:rsidRPr="00B52F3E">
              <w:t>Atlas, PDF document downloadable</w:t>
            </w:r>
          </w:p>
        </w:tc>
        <w:tc>
          <w:tcPr>
            <w:tcW w:w="8058" w:type="dxa"/>
            <w:vAlign w:val="center"/>
          </w:tcPr>
          <w:p w14:paraId="36229B00" w14:textId="3B3101B7" w:rsidR="00960C84" w:rsidRPr="00B52F3E" w:rsidRDefault="00000000" w:rsidP="00317A5E">
            <w:hyperlink r:id="rId54" w:history="1">
              <w:r w:rsidR="00960C84" w:rsidRPr="00B52F3E">
                <w:rPr>
                  <w:rStyle w:val="Hyperlink"/>
                  <w:sz w:val="18"/>
                  <w:szCs w:val="18"/>
                </w:rPr>
                <w:t>https://www.rangelandsdata.org/atlas/</w:t>
              </w:r>
            </w:hyperlink>
          </w:p>
        </w:tc>
      </w:tr>
      <w:tr w:rsidR="00960C84" w:rsidRPr="00B52F3E" w14:paraId="325F01A1" w14:textId="77777777" w:rsidTr="007452B7">
        <w:tc>
          <w:tcPr>
            <w:tcW w:w="1735" w:type="dxa"/>
            <w:vMerge/>
            <w:vAlign w:val="center"/>
          </w:tcPr>
          <w:p w14:paraId="32839F02" w14:textId="77777777" w:rsidR="00960C84" w:rsidRPr="00B52F3E" w:rsidRDefault="00960C84" w:rsidP="00317A5E"/>
        </w:tc>
        <w:tc>
          <w:tcPr>
            <w:tcW w:w="2326" w:type="dxa"/>
            <w:vAlign w:val="center"/>
          </w:tcPr>
          <w:p w14:paraId="7E77EECF" w14:textId="56383D24" w:rsidR="00960C84" w:rsidRPr="00B52F3E" w:rsidRDefault="00960C84" w:rsidP="00317A5E">
            <w:r w:rsidRPr="00B52F3E">
              <w:t>Sustainable Rangeland Management Toolkit for Resilient Pastoral Systems</w:t>
            </w:r>
          </w:p>
        </w:tc>
        <w:tc>
          <w:tcPr>
            <w:tcW w:w="1811" w:type="dxa"/>
            <w:vAlign w:val="center"/>
          </w:tcPr>
          <w:p w14:paraId="5A11684B" w14:textId="56FAA686" w:rsidR="00960C84" w:rsidRPr="00B52F3E" w:rsidRDefault="00960C84" w:rsidP="00317A5E">
            <w:r w:rsidRPr="00B52F3E">
              <w:t>Guidance document</w:t>
            </w:r>
          </w:p>
        </w:tc>
        <w:tc>
          <w:tcPr>
            <w:tcW w:w="8058" w:type="dxa"/>
            <w:vAlign w:val="center"/>
          </w:tcPr>
          <w:p w14:paraId="68DAF111" w14:textId="68D35910" w:rsidR="00960C84" w:rsidRPr="00B52F3E" w:rsidRDefault="00000000" w:rsidP="00317A5E">
            <w:hyperlink r:id="rId55" w:history="1">
              <w:r w:rsidR="00960C84" w:rsidRPr="00B52F3E">
                <w:rPr>
                  <w:rStyle w:val="Hyperlink"/>
                  <w:sz w:val="18"/>
                  <w:szCs w:val="18"/>
                </w:rPr>
                <w:t>https://iucn.org/sites/default/files/2023-06/2_compressed.pdf</w:t>
              </w:r>
            </w:hyperlink>
            <w:r w:rsidR="00960C84" w:rsidRPr="00B52F3E">
              <w:t xml:space="preserve"> </w:t>
            </w:r>
          </w:p>
        </w:tc>
      </w:tr>
      <w:tr w:rsidR="00522C77" w:rsidRPr="00B52F3E" w14:paraId="65DC16DA" w14:textId="77777777" w:rsidTr="00E814A8">
        <w:trPr>
          <w:trHeight w:val="810"/>
        </w:trPr>
        <w:tc>
          <w:tcPr>
            <w:tcW w:w="1735" w:type="dxa"/>
            <w:vMerge/>
            <w:vAlign w:val="center"/>
          </w:tcPr>
          <w:p w14:paraId="7C081525" w14:textId="77777777" w:rsidR="00522C77" w:rsidRPr="00B52F3E" w:rsidRDefault="00522C77" w:rsidP="00317A5E"/>
        </w:tc>
        <w:tc>
          <w:tcPr>
            <w:tcW w:w="2326" w:type="dxa"/>
            <w:vAlign w:val="center"/>
          </w:tcPr>
          <w:p w14:paraId="5D203064" w14:textId="3526721D" w:rsidR="00522C77" w:rsidRPr="00B52F3E" w:rsidRDefault="00522C77" w:rsidP="00317A5E">
            <w:r w:rsidRPr="00B52F3E">
              <w:t>Pastoralism can mitigate biodiversity loss on global rangelands</w:t>
            </w:r>
          </w:p>
        </w:tc>
        <w:tc>
          <w:tcPr>
            <w:tcW w:w="1811" w:type="dxa"/>
            <w:vAlign w:val="center"/>
          </w:tcPr>
          <w:p w14:paraId="36ED4139" w14:textId="658B9339" w:rsidR="00522C77" w:rsidRPr="00B52F3E" w:rsidRDefault="00522C77" w:rsidP="00317A5E">
            <w:r w:rsidRPr="00B52F3E">
              <w:t>Published article</w:t>
            </w:r>
          </w:p>
        </w:tc>
        <w:tc>
          <w:tcPr>
            <w:tcW w:w="8058" w:type="dxa"/>
            <w:vAlign w:val="center"/>
          </w:tcPr>
          <w:p w14:paraId="46EBF9D4" w14:textId="03FE2C44" w:rsidR="00522C77" w:rsidRPr="00B52F3E" w:rsidRDefault="00000000" w:rsidP="00317A5E">
            <w:hyperlink r:id="rId56" w:history="1">
              <w:r w:rsidR="00522C77" w:rsidRPr="00B52F3E">
                <w:rPr>
                  <w:rStyle w:val="Hyperlink"/>
                  <w:sz w:val="18"/>
                  <w:szCs w:val="18"/>
                </w:rPr>
                <w:t>https://doi.org/10.1093/biosci/biaf158</w:t>
              </w:r>
            </w:hyperlink>
            <w:r w:rsidR="00522C77" w:rsidRPr="00B52F3E">
              <w:t xml:space="preserve"> </w:t>
            </w:r>
          </w:p>
        </w:tc>
      </w:tr>
      <w:tr w:rsidR="00522C77" w:rsidRPr="00B52F3E" w14:paraId="3AC5A478" w14:textId="77777777" w:rsidTr="00522C77">
        <w:trPr>
          <w:trHeight w:val="548"/>
        </w:trPr>
        <w:tc>
          <w:tcPr>
            <w:tcW w:w="1735" w:type="dxa"/>
            <w:vMerge/>
            <w:vAlign w:val="center"/>
            <w:hideMark/>
          </w:tcPr>
          <w:p w14:paraId="26B9AAA6" w14:textId="77777777" w:rsidR="00522C77" w:rsidRPr="00B52F3E" w:rsidRDefault="00522C77" w:rsidP="00317A5E"/>
        </w:tc>
        <w:tc>
          <w:tcPr>
            <w:tcW w:w="2326" w:type="dxa"/>
            <w:vAlign w:val="center"/>
            <w:hideMark/>
          </w:tcPr>
          <w:p w14:paraId="3BD45A34" w14:textId="69788BD2" w:rsidR="00522C77" w:rsidRPr="00B52F3E" w:rsidRDefault="00522C77" w:rsidP="00317A5E">
            <w:r w:rsidRPr="00B52F3E">
              <w:t>Ten interesting facts about rangelands</w:t>
            </w:r>
          </w:p>
        </w:tc>
        <w:tc>
          <w:tcPr>
            <w:tcW w:w="1811" w:type="dxa"/>
            <w:vAlign w:val="center"/>
            <w:hideMark/>
          </w:tcPr>
          <w:p w14:paraId="5C9543B2" w14:textId="0C7732D4" w:rsidR="00522C77" w:rsidRPr="00B52F3E" w:rsidRDefault="00522C77" w:rsidP="00317A5E">
            <w:r w:rsidRPr="00B52F3E">
              <w:t>Synthesis, webpage</w:t>
            </w:r>
          </w:p>
        </w:tc>
        <w:tc>
          <w:tcPr>
            <w:tcW w:w="8058" w:type="dxa"/>
            <w:vAlign w:val="center"/>
            <w:hideMark/>
          </w:tcPr>
          <w:p w14:paraId="6552F674" w14:textId="2D97366D" w:rsidR="00522C77" w:rsidRPr="00B52F3E" w:rsidRDefault="00000000" w:rsidP="00317A5E">
            <w:hyperlink r:id="rId57" w:history="1">
              <w:r w:rsidR="00522C77" w:rsidRPr="00B52F3E">
                <w:rPr>
                  <w:rStyle w:val="Hyperlink"/>
                  <w:sz w:val="18"/>
                  <w:szCs w:val="18"/>
                </w:rPr>
                <w:t>https://www.ilri.org/news/ten-interesting-facts-about-rangelands</w:t>
              </w:r>
            </w:hyperlink>
          </w:p>
        </w:tc>
      </w:tr>
      <w:tr w:rsidR="00960C84" w:rsidRPr="00B52F3E" w14:paraId="4B914FAB" w14:textId="77777777" w:rsidTr="007452B7">
        <w:tc>
          <w:tcPr>
            <w:tcW w:w="1735" w:type="dxa"/>
            <w:vMerge w:val="restart"/>
            <w:vAlign w:val="center"/>
            <w:hideMark/>
          </w:tcPr>
          <w:p w14:paraId="48FB1762" w14:textId="77777777" w:rsidR="00960C84" w:rsidRPr="00B52F3E" w:rsidRDefault="00960C84" w:rsidP="00317A5E">
            <w:r w:rsidRPr="00B52F3E">
              <w:t>Mountains and Wetlands</w:t>
            </w:r>
          </w:p>
        </w:tc>
        <w:tc>
          <w:tcPr>
            <w:tcW w:w="2326" w:type="dxa"/>
            <w:vAlign w:val="center"/>
          </w:tcPr>
          <w:p w14:paraId="63BCE0B1" w14:textId="436CD968" w:rsidR="00960C84" w:rsidRPr="00B52F3E" w:rsidRDefault="00960C84" w:rsidP="00317A5E">
            <w:r w:rsidRPr="00B52F3E">
              <w:t>Conservation Issues: Mountain Ecosystems (Marc Foggin)</w:t>
            </w:r>
          </w:p>
        </w:tc>
        <w:tc>
          <w:tcPr>
            <w:tcW w:w="1811" w:type="dxa"/>
            <w:vAlign w:val="center"/>
          </w:tcPr>
          <w:p w14:paraId="6004DB30" w14:textId="1C972CB8" w:rsidR="00960C84" w:rsidRPr="00B52F3E" w:rsidRDefault="00960C84" w:rsidP="00317A5E">
            <w:r w:rsidRPr="00B52F3E">
              <w:t xml:space="preserve">Published </w:t>
            </w:r>
            <w:r>
              <w:t>article</w:t>
            </w:r>
          </w:p>
        </w:tc>
        <w:tc>
          <w:tcPr>
            <w:tcW w:w="8058" w:type="dxa"/>
            <w:vAlign w:val="center"/>
          </w:tcPr>
          <w:p w14:paraId="3559A810" w14:textId="6E9B411E" w:rsidR="00960C84" w:rsidRPr="00B52F3E" w:rsidRDefault="00000000" w:rsidP="00317A5E">
            <w:hyperlink r:id="rId58" w:history="1">
              <w:r w:rsidR="00960C84" w:rsidRPr="00B52F3E">
                <w:rPr>
                  <w:rStyle w:val="Hyperlink"/>
                  <w:sz w:val="18"/>
                  <w:szCs w:val="18"/>
                </w:rPr>
                <w:t>https://www.plateauperspectives.org/wp-content/uploads/Foggin-2016b.pdf</w:t>
              </w:r>
            </w:hyperlink>
            <w:r w:rsidR="00960C84" w:rsidRPr="00B52F3E">
              <w:t xml:space="preserve"> </w:t>
            </w:r>
          </w:p>
        </w:tc>
      </w:tr>
      <w:tr w:rsidR="00522C77" w:rsidRPr="00B52F3E" w14:paraId="179AD7FC" w14:textId="77777777" w:rsidTr="00362D35">
        <w:trPr>
          <w:trHeight w:val="687"/>
        </w:trPr>
        <w:tc>
          <w:tcPr>
            <w:tcW w:w="1735" w:type="dxa"/>
            <w:vMerge/>
            <w:vAlign w:val="center"/>
          </w:tcPr>
          <w:p w14:paraId="7D754603" w14:textId="77777777" w:rsidR="00522C77" w:rsidRPr="00B52F3E" w:rsidRDefault="00522C77" w:rsidP="00317A5E"/>
        </w:tc>
        <w:tc>
          <w:tcPr>
            <w:tcW w:w="2326" w:type="dxa"/>
            <w:vAlign w:val="center"/>
          </w:tcPr>
          <w:p w14:paraId="170BCECA" w14:textId="551E1787" w:rsidR="00522C77" w:rsidRPr="00B52F3E" w:rsidRDefault="00522C77" w:rsidP="00317A5E">
            <w:r w:rsidRPr="00B52F3E">
              <w:t>Drivers of change to mountain sustainability</w:t>
            </w:r>
          </w:p>
        </w:tc>
        <w:tc>
          <w:tcPr>
            <w:tcW w:w="1811" w:type="dxa"/>
            <w:vAlign w:val="center"/>
          </w:tcPr>
          <w:p w14:paraId="3B08CBDD" w14:textId="7E798B01" w:rsidR="00522C77" w:rsidRPr="00B52F3E" w:rsidRDefault="00522C77" w:rsidP="00317A5E">
            <w:r w:rsidRPr="00B52F3E">
              <w:t>Published book</w:t>
            </w:r>
          </w:p>
        </w:tc>
        <w:tc>
          <w:tcPr>
            <w:tcW w:w="8058" w:type="dxa"/>
            <w:vAlign w:val="center"/>
          </w:tcPr>
          <w:p w14:paraId="5B81A4C4" w14:textId="17D693F6" w:rsidR="00522C77" w:rsidRPr="00B52F3E" w:rsidRDefault="00000000" w:rsidP="00317A5E">
            <w:hyperlink r:id="rId59" w:history="1">
              <w:r w:rsidR="00522C77" w:rsidRPr="00B52F3E">
                <w:rPr>
                  <w:rStyle w:val="Hyperlink"/>
                  <w:sz w:val="18"/>
                  <w:szCs w:val="18"/>
                </w:rPr>
                <w:t>https://doi.org/10.1007/978-3-319-92288-1_2</w:t>
              </w:r>
            </w:hyperlink>
            <w:r w:rsidR="00522C77" w:rsidRPr="00B52F3E">
              <w:t xml:space="preserve"> </w:t>
            </w:r>
          </w:p>
        </w:tc>
      </w:tr>
      <w:tr w:rsidR="00960C84" w:rsidRPr="00B52F3E" w14:paraId="6E2A4298" w14:textId="77777777" w:rsidTr="007452B7">
        <w:tc>
          <w:tcPr>
            <w:tcW w:w="1735" w:type="dxa"/>
            <w:vMerge/>
            <w:vAlign w:val="center"/>
          </w:tcPr>
          <w:p w14:paraId="599DEF77" w14:textId="77777777" w:rsidR="00960C84" w:rsidRPr="00B52F3E" w:rsidRDefault="00960C84" w:rsidP="00317A5E"/>
        </w:tc>
        <w:tc>
          <w:tcPr>
            <w:tcW w:w="2326" w:type="dxa"/>
            <w:vAlign w:val="center"/>
          </w:tcPr>
          <w:p w14:paraId="1AF89E65" w14:textId="68AB7D9B" w:rsidR="00960C84" w:rsidRPr="00B52F3E" w:rsidRDefault="00960C84" w:rsidP="00317A5E">
            <w:r w:rsidRPr="00B52F3E">
              <w:t>Mountain Partnership</w:t>
            </w:r>
          </w:p>
        </w:tc>
        <w:tc>
          <w:tcPr>
            <w:tcW w:w="1811" w:type="dxa"/>
            <w:vAlign w:val="center"/>
          </w:tcPr>
          <w:p w14:paraId="4EE14D53" w14:textId="421BE0A0" w:rsidR="00960C84" w:rsidRPr="00B52F3E" w:rsidRDefault="00960C84" w:rsidP="00317A5E">
            <w:r w:rsidRPr="00B52F3E">
              <w:t>Global network</w:t>
            </w:r>
          </w:p>
        </w:tc>
        <w:tc>
          <w:tcPr>
            <w:tcW w:w="8058" w:type="dxa"/>
            <w:vAlign w:val="center"/>
          </w:tcPr>
          <w:p w14:paraId="346051AE" w14:textId="017EBC1C" w:rsidR="00960C84" w:rsidRPr="00B52F3E" w:rsidRDefault="00000000" w:rsidP="00317A5E">
            <w:pPr>
              <w:rPr>
                <w:rStyle w:val="Hyperlink"/>
                <w:sz w:val="18"/>
                <w:szCs w:val="18"/>
              </w:rPr>
            </w:pPr>
            <w:hyperlink r:id="rId60" w:history="1">
              <w:r w:rsidR="00960C84" w:rsidRPr="00B52F3E">
                <w:rPr>
                  <w:rStyle w:val="Hyperlink"/>
                  <w:sz w:val="18"/>
                  <w:szCs w:val="18"/>
                </w:rPr>
                <w:t>https://www.fao.org/mountain-partnership/en/</w:t>
              </w:r>
            </w:hyperlink>
            <w:r w:rsidR="00960C84" w:rsidRPr="00B52F3E">
              <w:rPr>
                <w:rStyle w:val="Hyperlink"/>
                <w:sz w:val="18"/>
                <w:szCs w:val="18"/>
              </w:rPr>
              <w:t xml:space="preserve"> </w:t>
            </w:r>
          </w:p>
        </w:tc>
      </w:tr>
      <w:tr w:rsidR="00960C84" w:rsidRPr="00B52F3E" w14:paraId="60B9E599" w14:textId="77777777" w:rsidTr="007452B7">
        <w:tc>
          <w:tcPr>
            <w:tcW w:w="1735" w:type="dxa"/>
            <w:vMerge/>
            <w:vAlign w:val="center"/>
            <w:hideMark/>
          </w:tcPr>
          <w:p w14:paraId="20AA3581" w14:textId="77777777" w:rsidR="00960C84" w:rsidRPr="00B52F3E" w:rsidRDefault="00960C84" w:rsidP="00317A5E"/>
        </w:tc>
        <w:tc>
          <w:tcPr>
            <w:tcW w:w="2326" w:type="dxa"/>
            <w:vAlign w:val="center"/>
            <w:hideMark/>
          </w:tcPr>
          <w:p w14:paraId="3CD35C4C" w14:textId="77777777" w:rsidR="00960C84" w:rsidRPr="00B52F3E" w:rsidRDefault="00960C84" w:rsidP="00317A5E">
            <w:r w:rsidRPr="00B52F3E">
              <w:t>Ramsar Convention on Wetlands</w:t>
            </w:r>
          </w:p>
        </w:tc>
        <w:tc>
          <w:tcPr>
            <w:tcW w:w="1811" w:type="dxa"/>
            <w:vAlign w:val="center"/>
            <w:hideMark/>
          </w:tcPr>
          <w:p w14:paraId="13889F90" w14:textId="77777777" w:rsidR="00960C84" w:rsidRPr="00B52F3E" w:rsidRDefault="00960C84" w:rsidP="00317A5E">
            <w:r w:rsidRPr="00B52F3E">
              <w:t>Treaty/framework</w:t>
            </w:r>
          </w:p>
        </w:tc>
        <w:tc>
          <w:tcPr>
            <w:tcW w:w="8058" w:type="dxa"/>
            <w:vAlign w:val="center"/>
            <w:hideMark/>
          </w:tcPr>
          <w:p w14:paraId="7B5E0384" w14:textId="77777777" w:rsidR="00960C84" w:rsidRPr="00B52F3E" w:rsidRDefault="00000000" w:rsidP="00317A5E">
            <w:pPr>
              <w:rPr>
                <w:rStyle w:val="Hyperlink"/>
                <w:sz w:val="18"/>
                <w:szCs w:val="18"/>
              </w:rPr>
            </w:pPr>
            <w:hyperlink r:id="rId61" w:history="1">
              <w:r w:rsidR="00960C84" w:rsidRPr="00B52F3E">
                <w:rPr>
                  <w:rStyle w:val="Hyperlink"/>
                  <w:sz w:val="18"/>
                  <w:szCs w:val="18"/>
                </w:rPr>
                <w:t>https://www.ramsar.org</w:t>
              </w:r>
            </w:hyperlink>
          </w:p>
        </w:tc>
      </w:tr>
      <w:tr w:rsidR="00960C84" w:rsidRPr="00B52F3E" w14:paraId="177C3E5D" w14:textId="77777777" w:rsidTr="007452B7">
        <w:tc>
          <w:tcPr>
            <w:tcW w:w="1735" w:type="dxa"/>
            <w:vMerge/>
            <w:vAlign w:val="center"/>
            <w:hideMark/>
          </w:tcPr>
          <w:p w14:paraId="56AA0828" w14:textId="77777777" w:rsidR="00960C84" w:rsidRPr="00B52F3E" w:rsidRDefault="00960C84" w:rsidP="00317A5E"/>
        </w:tc>
        <w:tc>
          <w:tcPr>
            <w:tcW w:w="2326" w:type="dxa"/>
            <w:vAlign w:val="center"/>
            <w:hideMark/>
          </w:tcPr>
          <w:p w14:paraId="5407BDBF" w14:textId="77777777" w:rsidR="00960C84" w:rsidRPr="00B52F3E" w:rsidRDefault="00960C84" w:rsidP="00317A5E">
            <w:r w:rsidRPr="00B52F3E">
              <w:t>ICIMOD – Wetlands &amp; Mountains</w:t>
            </w:r>
          </w:p>
        </w:tc>
        <w:tc>
          <w:tcPr>
            <w:tcW w:w="1811" w:type="dxa"/>
            <w:vAlign w:val="center"/>
            <w:hideMark/>
          </w:tcPr>
          <w:p w14:paraId="480732B6" w14:textId="77777777" w:rsidR="00960C84" w:rsidRPr="00B52F3E" w:rsidRDefault="00960C84" w:rsidP="00317A5E">
            <w:r w:rsidRPr="00B52F3E">
              <w:t>Regional science</w:t>
            </w:r>
          </w:p>
        </w:tc>
        <w:tc>
          <w:tcPr>
            <w:tcW w:w="8058" w:type="dxa"/>
            <w:vAlign w:val="center"/>
            <w:hideMark/>
          </w:tcPr>
          <w:p w14:paraId="5731404A" w14:textId="77777777" w:rsidR="00960C84" w:rsidRPr="00B52F3E" w:rsidRDefault="00000000" w:rsidP="00317A5E">
            <w:pPr>
              <w:rPr>
                <w:rStyle w:val="Hyperlink"/>
                <w:sz w:val="18"/>
                <w:szCs w:val="18"/>
              </w:rPr>
            </w:pPr>
            <w:hyperlink r:id="rId62" w:history="1">
              <w:r w:rsidR="00960C84" w:rsidRPr="00B52F3E">
                <w:rPr>
                  <w:rStyle w:val="Hyperlink"/>
                  <w:sz w:val="18"/>
                  <w:szCs w:val="18"/>
                </w:rPr>
                <w:t>https://www.icimod.org</w:t>
              </w:r>
            </w:hyperlink>
          </w:p>
        </w:tc>
      </w:tr>
      <w:tr w:rsidR="00522C77" w:rsidRPr="00B52F3E" w14:paraId="5E8E7D52" w14:textId="77777777" w:rsidTr="00E361C4">
        <w:trPr>
          <w:trHeight w:val="664"/>
        </w:trPr>
        <w:tc>
          <w:tcPr>
            <w:tcW w:w="1735" w:type="dxa"/>
            <w:vMerge w:val="restart"/>
            <w:vAlign w:val="center"/>
            <w:hideMark/>
          </w:tcPr>
          <w:p w14:paraId="14712358" w14:textId="4A972503" w:rsidR="00522C77" w:rsidRPr="00877534" w:rsidRDefault="00522C77" w:rsidP="00317A5E">
            <w:r w:rsidRPr="00877534">
              <w:t>Protected Areas</w:t>
            </w:r>
          </w:p>
        </w:tc>
        <w:tc>
          <w:tcPr>
            <w:tcW w:w="2326" w:type="dxa"/>
            <w:vAlign w:val="center"/>
            <w:hideMark/>
          </w:tcPr>
          <w:p w14:paraId="5365AB3A" w14:textId="77777777" w:rsidR="00522C77" w:rsidRPr="00877534" w:rsidRDefault="00522C77" w:rsidP="00317A5E">
            <w:r w:rsidRPr="00877534">
              <w:t>IUCN Protected Area Categories</w:t>
            </w:r>
          </w:p>
        </w:tc>
        <w:tc>
          <w:tcPr>
            <w:tcW w:w="1811" w:type="dxa"/>
            <w:vAlign w:val="center"/>
            <w:hideMark/>
          </w:tcPr>
          <w:p w14:paraId="7E66BC1D" w14:textId="77777777" w:rsidR="00522C77" w:rsidRPr="00877534" w:rsidRDefault="00522C77" w:rsidP="00317A5E">
            <w:r w:rsidRPr="00877534">
              <w:t>Global standard</w:t>
            </w:r>
          </w:p>
        </w:tc>
        <w:tc>
          <w:tcPr>
            <w:tcW w:w="8058" w:type="dxa"/>
            <w:vAlign w:val="center"/>
            <w:hideMark/>
          </w:tcPr>
          <w:p w14:paraId="464BA1E4" w14:textId="77777777" w:rsidR="00522C77" w:rsidRPr="00877534" w:rsidRDefault="00000000" w:rsidP="00317A5E">
            <w:pPr>
              <w:rPr>
                <w:rStyle w:val="Hyperlink"/>
                <w:sz w:val="18"/>
                <w:szCs w:val="18"/>
              </w:rPr>
            </w:pPr>
            <w:hyperlink r:id="rId63" w:history="1">
              <w:r w:rsidR="00522C77" w:rsidRPr="00877534">
                <w:rPr>
                  <w:rStyle w:val="Hyperlink"/>
                  <w:sz w:val="18"/>
                  <w:szCs w:val="18"/>
                </w:rPr>
                <w:t>https://www.iucn.org/theme/protected-areas/about/protected-area-categories</w:t>
              </w:r>
            </w:hyperlink>
          </w:p>
        </w:tc>
      </w:tr>
      <w:tr w:rsidR="00960C84" w:rsidRPr="00B52F3E" w14:paraId="27D6E7DF" w14:textId="77777777" w:rsidTr="007452B7">
        <w:tc>
          <w:tcPr>
            <w:tcW w:w="1735" w:type="dxa"/>
            <w:vMerge/>
            <w:vAlign w:val="center"/>
          </w:tcPr>
          <w:p w14:paraId="74DE7AED" w14:textId="77777777" w:rsidR="00960C84" w:rsidRPr="00877534" w:rsidRDefault="00960C84" w:rsidP="00317A5E"/>
        </w:tc>
        <w:tc>
          <w:tcPr>
            <w:tcW w:w="2326" w:type="dxa"/>
            <w:vAlign w:val="center"/>
          </w:tcPr>
          <w:p w14:paraId="161EC2AC" w14:textId="7BAB91D4" w:rsidR="00960C84" w:rsidRPr="00877534" w:rsidRDefault="00960C84" w:rsidP="00317A5E">
            <w:r w:rsidRPr="00877534">
              <w:t>A primer on governance for protected and conserved areas</w:t>
            </w:r>
          </w:p>
        </w:tc>
        <w:tc>
          <w:tcPr>
            <w:tcW w:w="1811" w:type="dxa"/>
            <w:vAlign w:val="center"/>
          </w:tcPr>
          <w:p w14:paraId="351EFB9B" w14:textId="7C75138E" w:rsidR="00960C84" w:rsidRPr="00877534" w:rsidRDefault="00960C84" w:rsidP="00317A5E">
            <w:r w:rsidRPr="00877534">
              <w:t>Guidance document</w:t>
            </w:r>
          </w:p>
        </w:tc>
        <w:tc>
          <w:tcPr>
            <w:tcW w:w="8058" w:type="dxa"/>
            <w:vAlign w:val="center"/>
          </w:tcPr>
          <w:p w14:paraId="00A728DA" w14:textId="559F93EF" w:rsidR="00960C84" w:rsidRPr="00877534" w:rsidRDefault="00000000" w:rsidP="00317A5E">
            <w:pPr>
              <w:rPr>
                <w:rStyle w:val="Hyperlink"/>
                <w:sz w:val="18"/>
                <w:szCs w:val="18"/>
              </w:rPr>
            </w:pPr>
            <w:hyperlink r:id="rId64" w:history="1">
              <w:r w:rsidR="00960C84" w:rsidRPr="00877534">
                <w:rPr>
                  <w:rStyle w:val="Hyperlink"/>
                  <w:sz w:val="18"/>
                  <w:szCs w:val="18"/>
                </w:rPr>
                <w:t>https://portals.iucn.org/library/node/44874</w:t>
              </w:r>
            </w:hyperlink>
            <w:r w:rsidR="00960C84" w:rsidRPr="00877534">
              <w:rPr>
                <w:rStyle w:val="Hyperlink"/>
                <w:sz w:val="18"/>
                <w:szCs w:val="18"/>
              </w:rPr>
              <w:t xml:space="preserve"> </w:t>
            </w:r>
          </w:p>
        </w:tc>
      </w:tr>
      <w:tr w:rsidR="00960C84" w:rsidRPr="00B52F3E" w14:paraId="668D7308" w14:textId="77777777" w:rsidTr="007452B7">
        <w:tc>
          <w:tcPr>
            <w:tcW w:w="1735" w:type="dxa"/>
            <w:vMerge/>
            <w:vAlign w:val="center"/>
          </w:tcPr>
          <w:p w14:paraId="7277EFDA" w14:textId="77777777" w:rsidR="00960C84" w:rsidRPr="00877534" w:rsidRDefault="00960C84" w:rsidP="00317A5E"/>
        </w:tc>
        <w:tc>
          <w:tcPr>
            <w:tcW w:w="2326" w:type="dxa"/>
            <w:vAlign w:val="center"/>
          </w:tcPr>
          <w:p w14:paraId="7E3968D1" w14:textId="2CAB3EB8" w:rsidR="00960C84" w:rsidRPr="00877534" w:rsidRDefault="00960C84" w:rsidP="00317A5E">
            <w:r w:rsidRPr="00877534">
              <w:t xml:space="preserve">Recognising territories and aeras conserved by Indigenous peoples and local communities (ICCAs) </w:t>
            </w:r>
            <w:r w:rsidRPr="00877534">
              <w:lastRenderedPageBreak/>
              <w:t>overlapped by protected areas</w:t>
            </w:r>
          </w:p>
        </w:tc>
        <w:tc>
          <w:tcPr>
            <w:tcW w:w="1811" w:type="dxa"/>
            <w:vAlign w:val="center"/>
          </w:tcPr>
          <w:p w14:paraId="7B77060B" w14:textId="11193D22" w:rsidR="00960C84" w:rsidRPr="00877534" w:rsidRDefault="00960C84" w:rsidP="00317A5E">
            <w:r w:rsidRPr="00877534">
              <w:lastRenderedPageBreak/>
              <w:t xml:space="preserve">IUCN Guidance </w:t>
            </w:r>
          </w:p>
        </w:tc>
        <w:tc>
          <w:tcPr>
            <w:tcW w:w="8058" w:type="dxa"/>
            <w:vAlign w:val="center"/>
          </w:tcPr>
          <w:p w14:paraId="202FD866" w14:textId="104AF043" w:rsidR="00960C84" w:rsidRPr="00877534" w:rsidRDefault="00000000" w:rsidP="00317A5E">
            <w:hyperlink r:id="rId65" w:history="1">
              <w:r w:rsidR="00960C84" w:rsidRPr="00877534">
                <w:rPr>
                  <w:rStyle w:val="Hyperlink"/>
                  <w:sz w:val="18"/>
                  <w:szCs w:val="18"/>
                </w:rPr>
                <w:t>https://portals.iucn.org/library/sites/library/files/documents/PAG-034-En.pdf</w:t>
              </w:r>
            </w:hyperlink>
            <w:r w:rsidR="00960C84" w:rsidRPr="00877534">
              <w:t xml:space="preserve"> </w:t>
            </w:r>
          </w:p>
        </w:tc>
      </w:tr>
      <w:tr w:rsidR="00522C77" w:rsidRPr="00B52F3E" w14:paraId="7C81470C" w14:textId="77777777" w:rsidTr="0057332D">
        <w:trPr>
          <w:trHeight w:val="1208"/>
        </w:trPr>
        <w:tc>
          <w:tcPr>
            <w:tcW w:w="1735" w:type="dxa"/>
            <w:vMerge/>
            <w:vAlign w:val="center"/>
          </w:tcPr>
          <w:p w14:paraId="00644EA5" w14:textId="77777777" w:rsidR="00522C77" w:rsidRPr="00877534" w:rsidRDefault="00522C77" w:rsidP="00317A5E"/>
        </w:tc>
        <w:tc>
          <w:tcPr>
            <w:tcW w:w="2326" w:type="dxa"/>
            <w:vAlign w:val="center"/>
          </w:tcPr>
          <w:p w14:paraId="2329D361" w14:textId="5B54F7D7" w:rsidR="00522C77" w:rsidRPr="00877534" w:rsidRDefault="00522C77" w:rsidP="00317A5E">
            <w:r w:rsidRPr="00877534">
              <w:t>Mobile pastoralism and protected areas: conflict, collaboration and connectivity</w:t>
            </w:r>
          </w:p>
        </w:tc>
        <w:tc>
          <w:tcPr>
            <w:tcW w:w="1811" w:type="dxa"/>
            <w:vAlign w:val="center"/>
          </w:tcPr>
          <w:p w14:paraId="169EF600" w14:textId="2A784811" w:rsidR="00522C77" w:rsidRPr="00877534" w:rsidRDefault="00522C77" w:rsidP="00317A5E">
            <w:r w:rsidRPr="00877534">
              <w:t xml:space="preserve">Published article </w:t>
            </w:r>
          </w:p>
        </w:tc>
        <w:tc>
          <w:tcPr>
            <w:tcW w:w="8058" w:type="dxa"/>
            <w:vAlign w:val="center"/>
          </w:tcPr>
          <w:p w14:paraId="6B5023FB" w14:textId="0A1DF995" w:rsidR="00522C77" w:rsidRPr="00877534" w:rsidRDefault="00000000" w:rsidP="00317A5E">
            <w:hyperlink r:id="rId66" w:history="1">
              <w:r w:rsidR="00522C77" w:rsidRPr="00877534">
                <w:rPr>
                  <w:rStyle w:val="Hyperlink"/>
                  <w:sz w:val="18"/>
                  <w:szCs w:val="18"/>
                </w:rPr>
                <w:t>https://parksjournal.com/wp-content/uploads/2019/05/PARKS-25.1-Yilmaz-et-al-10.2305-IUCN.CH_.PARKS25-1EY.en_.pdf</w:t>
              </w:r>
            </w:hyperlink>
            <w:r w:rsidR="00522C77" w:rsidRPr="00877534">
              <w:t xml:space="preserve"> </w:t>
            </w:r>
          </w:p>
        </w:tc>
      </w:tr>
    </w:tbl>
    <w:p w14:paraId="4662C26D" w14:textId="77777777" w:rsidR="002B3694" w:rsidRPr="002B3694" w:rsidRDefault="002B3694" w:rsidP="00317A5E"/>
    <w:p w14:paraId="71A7EF5E" w14:textId="15D75D87" w:rsidR="00F47DCA" w:rsidRPr="002B3694" w:rsidRDefault="00F47DCA" w:rsidP="00317A5E">
      <w:pPr>
        <w:pStyle w:val="Heading2"/>
      </w:pPr>
      <w:r w:rsidRPr="002B3694">
        <w:t xml:space="preserve">Related </w:t>
      </w:r>
      <w:r w:rsidR="00EA7550">
        <w:t>Themes</w:t>
      </w:r>
    </w:p>
    <w:p w14:paraId="5296CE60" w14:textId="77777777" w:rsidR="00F47DCA" w:rsidRPr="002B3694" w:rsidRDefault="00F47DCA" w:rsidP="00317A5E">
      <w:pPr>
        <w:pStyle w:val="ListParagraph"/>
        <w:numPr>
          <w:ilvl w:val="0"/>
          <w:numId w:val="14"/>
        </w:numPr>
      </w:pPr>
      <w:r w:rsidRPr="002B3694">
        <w:t>Nomadic Pastoralism (rangelands, mobility)</w:t>
      </w:r>
    </w:p>
    <w:p w14:paraId="7E7821FF" w14:textId="77777777" w:rsidR="00F47DCA" w:rsidRPr="002B3694" w:rsidRDefault="00F47DCA" w:rsidP="00317A5E">
      <w:pPr>
        <w:pStyle w:val="ListParagraph"/>
        <w:numPr>
          <w:ilvl w:val="0"/>
          <w:numId w:val="14"/>
        </w:numPr>
      </w:pPr>
      <w:r w:rsidRPr="002B3694">
        <w:t>Five Marks of Mission (stewardship, justice)</w:t>
      </w:r>
    </w:p>
    <w:p w14:paraId="61BD2DC5" w14:textId="77777777" w:rsidR="00F47DCA" w:rsidRPr="002B3694" w:rsidRDefault="00F47DCA" w:rsidP="00317A5E">
      <w:pPr>
        <w:pStyle w:val="ListParagraph"/>
        <w:numPr>
          <w:ilvl w:val="0"/>
          <w:numId w:val="14"/>
        </w:numPr>
      </w:pPr>
      <w:r w:rsidRPr="002B3694">
        <w:t>Climate change and adaptation</w:t>
      </w:r>
    </w:p>
    <w:p w14:paraId="3191BB41" w14:textId="77777777" w:rsidR="00F47DCA" w:rsidRDefault="00F47DCA" w:rsidP="00317A5E">
      <w:pPr>
        <w:pStyle w:val="ListParagraph"/>
        <w:numPr>
          <w:ilvl w:val="0"/>
          <w:numId w:val="14"/>
        </w:numPr>
      </w:pPr>
      <w:r w:rsidRPr="002B3694">
        <w:t>Indigenous knowledge systems</w:t>
      </w:r>
    </w:p>
    <w:p w14:paraId="71CDF6D3" w14:textId="77777777" w:rsidR="003651F5" w:rsidRDefault="003651F5" w:rsidP="00317A5E">
      <w:pPr>
        <w:pStyle w:val="ListParagraph"/>
        <w:numPr>
          <w:ilvl w:val="0"/>
          <w:numId w:val="14"/>
        </w:numPr>
      </w:pPr>
    </w:p>
    <w:p w14:paraId="6E7131EB" w14:textId="77777777" w:rsidR="00EE6817" w:rsidRPr="002B3694" w:rsidRDefault="00EE6817" w:rsidP="00317A5E"/>
    <w:p w14:paraId="5BFF1BBC" w14:textId="77777777" w:rsidR="00F47DCA" w:rsidRDefault="00C67071" w:rsidP="00317A5E">
      <w:r w:rsidRPr="00C67071">
        <w:rPr>
          <w:noProof/>
          <w14:ligatures w14:val="standardContextual"/>
        </w:rPr>
        <w:pict w14:anchorId="176AED51">
          <v:rect id="_x0000_i1026" alt="" style="width:451.3pt;height:.05pt;mso-width-percent:0;mso-height-percent:0;mso-width-percent:0;mso-height-percent:0" o:hralign="center" o:hrstd="t" o:hr="t" fillcolor="#a0a0a0" stroked="f"/>
        </w:pict>
      </w:r>
    </w:p>
    <w:p w14:paraId="17982EDC" w14:textId="77777777" w:rsidR="002B3694" w:rsidRDefault="002B3694" w:rsidP="00317A5E"/>
    <w:p w14:paraId="0FEDC010" w14:textId="77777777" w:rsidR="00E67C00" w:rsidRDefault="00E67C00" w:rsidP="00317A5E"/>
    <w:p w14:paraId="761A5906" w14:textId="77777777" w:rsidR="00E67C00" w:rsidRDefault="00E67C00" w:rsidP="00317A5E"/>
    <w:p w14:paraId="16014125" w14:textId="77777777" w:rsidR="00E67C00" w:rsidRDefault="00E67C00" w:rsidP="00317A5E"/>
    <w:p w14:paraId="5B6A7C1B" w14:textId="77777777" w:rsidR="00E67C00" w:rsidRDefault="00E67C00" w:rsidP="00317A5E"/>
    <w:p w14:paraId="5EF1CAFC" w14:textId="77777777" w:rsidR="00E67C00" w:rsidRDefault="00E67C00" w:rsidP="00317A5E"/>
    <w:p w14:paraId="4866955B" w14:textId="77777777" w:rsidR="00E67C00" w:rsidRDefault="00E67C00" w:rsidP="00317A5E"/>
    <w:p w14:paraId="64D7DD3A" w14:textId="77777777" w:rsidR="00F47DCA" w:rsidRDefault="00F47DCA" w:rsidP="00317A5E">
      <w:pPr>
        <w:pStyle w:val="Heading1"/>
      </w:pPr>
      <w:r w:rsidRPr="00C61643">
        <w:t>NOMADIC PASTORALISM</w:t>
      </w:r>
    </w:p>
    <w:p w14:paraId="4CCCA80D" w14:textId="77777777" w:rsidR="00631290" w:rsidRPr="002B3694" w:rsidRDefault="00631290" w:rsidP="00317A5E">
      <w:pPr>
        <w:pStyle w:val="Heading2"/>
      </w:pPr>
      <w:r w:rsidRPr="002B3694">
        <w:t>The Big Idea</w:t>
      </w:r>
    </w:p>
    <w:p w14:paraId="6257DAA1" w14:textId="77777777" w:rsidR="00631290" w:rsidRPr="002B3694" w:rsidRDefault="00631290" w:rsidP="00317A5E">
      <w:r w:rsidRPr="002B3694">
        <w:lastRenderedPageBreak/>
        <w:t>Nomadic pastoralism is a highly adapted livelihood system suited to environments characterised by variability and uncertainty. Rather than being inefficient or outdated, mobility allows pastoralists to track resources across landscapes, maintaining ecological balance and supporting biodiversity. This system depends on access to large, connected territories and on flexible governance arrangements.</w:t>
      </w:r>
    </w:p>
    <w:p w14:paraId="5F6B3F82" w14:textId="77777777" w:rsidR="00631290" w:rsidRPr="002B3694" w:rsidRDefault="00631290" w:rsidP="00317A5E">
      <w:r w:rsidRPr="002B3694">
        <w:t>Modern state systems and development models often struggle to accommodate mobility. Fixed borders, land privatisation, and sedentary service delivery systems can restrict movement and undermine livelihoods. As a result, pastoralist communities frequently face marginalisation despite their deep ecological knowledge and contributions to sustainable land use.</w:t>
      </w:r>
    </w:p>
    <w:p w14:paraId="30704315" w14:textId="77777777" w:rsidR="00631290" w:rsidRPr="002B3694" w:rsidRDefault="00631290" w:rsidP="00317A5E">
      <w:r w:rsidRPr="002B3694">
        <w:t>Effective support for pastoralism requires rethinking governance and service provision. This includes recognising common property systems, investing in mobile health and education services, and integrating local knowledge into policy and practice. It also involves valuing cultural identity, which is closely tied to pastoral ways of life.</w:t>
      </w:r>
    </w:p>
    <w:p w14:paraId="3372ED26" w14:textId="204E297C" w:rsidR="00631290" w:rsidRPr="002B3694" w:rsidRDefault="00631290" w:rsidP="00317A5E">
      <w:r w:rsidRPr="002B3694">
        <w:t>In the context of climate change and increasing environmental pressures, pastoralism offers important lessons about resilience, adaptability, and living within ecological limits. Supporting these systems is not only a matter of equity, but also of sustainability.</w:t>
      </w:r>
    </w:p>
    <w:p w14:paraId="5B00A9BD" w14:textId="77777777" w:rsidR="00631290" w:rsidRPr="002B3694" w:rsidRDefault="00631290" w:rsidP="00317A5E">
      <w:pPr>
        <w:pStyle w:val="Heading2"/>
      </w:pPr>
      <w:r w:rsidRPr="002B3694">
        <w:t>Why This Matters</w:t>
      </w:r>
    </w:p>
    <w:p w14:paraId="437C96D2" w14:textId="7569A368" w:rsidR="00631290" w:rsidRPr="002B3694" w:rsidRDefault="00631290" w:rsidP="00317A5E">
      <w:pPr>
        <w:pStyle w:val="ListParagraph"/>
        <w:numPr>
          <w:ilvl w:val="0"/>
          <w:numId w:val="20"/>
        </w:numPr>
      </w:pPr>
      <w:r w:rsidRPr="002B3694">
        <w:t xml:space="preserve">Mobility is essential for </w:t>
      </w:r>
      <w:r w:rsidR="00157017">
        <w:t xml:space="preserve">the </w:t>
      </w:r>
      <w:r w:rsidRPr="002B3694">
        <w:t>sustainable use of variable environments</w:t>
      </w:r>
    </w:p>
    <w:p w14:paraId="1DB2C3FE" w14:textId="77777777" w:rsidR="00631290" w:rsidRPr="002B3694" w:rsidRDefault="00631290" w:rsidP="00317A5E">
      <w:pPr>
        <w:pStyle w:val="ListParagraph"/>
        <w:numPr>
          <w:ilvl w:val="0"/>
          <w:numId w:val="20"/>
        </w:numPr>
      </w:pPr>
      <w:r w:rsidRPr="002B3694">
        <w:t>Commons governance enables resilience and avoids resource collapse</w:t>
      </w:r>
    </w:p>
    <w:p w14:paraId="6E15A89C" w14:textId="77777777" w:rsidR="00631290" w:rsidRPr="002B3694" w:rsidRDefault="00631290" w:rsidP="00317A5E">
      <w:pPr>
        <w:pStyle w:val="ListParagraph"/>
        <w:numPr>
          <w:ilvl w:val="0"/>
          <w:numId w:val="20"/>
        </w:numPr>
      </w:pPr>
      <w:r w:rsidRPr="002B3694">
        <w:t>Service provision gaps reinforce marginalisation</w:t>
      </w:r>
    </w:p>
    <w:p w14:paraId="4FF2517F" w14:textId="77777777" w:rsidR="00631290" w:rsidRPr="002B3694" w:rsidRDefault="00631290" w:rsidP="00317A5E">
      <w:pPr>
        <w:pStyle w:val="ListParagraph"/>
        <w:numPr>
          <w:ilvl w:val="0"/>
          <w:numId w:val="20"/>
        </w:numPr>
      </w:pPr>
      <w:r w:rsidRPr="002B3694">
        <w:t>Indigenous knowledge is critical for adaptation and sustainability</w:t>
      </w:r>
    </w:p>
    <w:p w14:paraId="1E2D5379" w14:textId="77777777" w:rsidR="00631290" w:rsidRPr="002B3694" w:rsidRDefault="00631290" w:rsidP="00317A5E">
      <w:pPr>
        <w:pStyle w:val="ListParagraph"/>
        <w:numPr>
          <w:ilvl w:val="0"/>
          <w:numId w:val="20"/>
        </w:numPr>
      </w:pPr>
      <w:r w:rsidRPr="002B3694">
        <w:t>Cultural identity shapes livelihoods, values, and decision-making</w:t>
      </w:r>
    </w:p>
    <w:p w14:paraId="260C5C52" w14:textId="77777777" w:rsidR="001060F3" w:rsidRPr="002B3694" w:rsidRDefault="001060F3" w:rsidP="00317A5E">
      <w:pPr>
        <w:pStyle w:val="Heading2"/>
      </w:pPr>
      <w:r>
        <w:t>Key Sites or Resources</w:t>
      </w:r>
    </w:p>
    <w:p w14:paraId="433E8DFB" w14:textId="77777777" w:rsidR="001060F3" w:rsidRDefault="001060F3" w:rsidP="00317A5E">
      <w:pPr>
        <w:pStyle w:val="ListParagraph"/>
        <w:numPr>
          <w:ilvl w:val="0"/>
          <w:numId w:val="21"/>
        </w:numPr>
      </w:pPr>
      <w:r>
        <w:t xml:space="preserve">UN FAO Pastoralist Knowledge Hub, </w:t>
      </w:r>
      <w:hyperlink r:id="rId67" w:history="1">
        <w:r w:rsidRPr="00C9297C">
          <w:rPr>
            <w:rStyle w:val="Hyperlink"/>
          </w:rPr>
          <w:t>https://www.fao.org/pastoralist-knowledge-hub/</w:t>
        </w:r>
      </w:hyperlink>
      <w:r>
        <w:t xml:space="preserve"> </w:t>
      </w:r>
    </w:p>
    <w:p w14:paraId="51D9A801" w14:textId="77777777" w:rsidR="001060F3" w:rsidRDefault="001060F3" w:rsidP="00317A5E">
      <w:pPr>
        <w:pStyle w:val="ListParagraph"/>
        <w:numPr>
          <w:ilvl w:val="0"/>
          <w:numId w:val="21"/>
        </w:numPr>
      </w:pPr>
      <w:r>
        <w:t xml:space="preserve">International Year of Rangelands and Pastoralists, </w:t>
      </w:r>
      <w:hyperlink r:id="rId68" w:history="1">
        <w:r w:rsidRPr="00C9297C">
          <w:rPr>
            <w:rStyle w:val="Hyperlink"/>
          </w:rPr>
          <w:t>https://iyrp.info/</w:t>
        </w:r>
      </w:hyperlink>
      <w:r>
        <w:t xml:space="preserve"> and </w:t>
      </w:r>
      <w:hyperlink r:id="rId69" w:history="1">
        <w:r w:rsidRPr="00C9297C">
          <w:rPr>
            <w:rStyle w:val="Hyperlink"/>
          </w:rPr>
          <w:t>https://www.fao.org/rangelands-pastoralists-2026/home/en</w:t>
        </w:r>
      </w:hyperlink>
      <w:r>
        <w:t xml:space="preserve"> </w:t>
      </w:r>
    </w:p>
    <w:p w14:paraId="3020A8AA" w14:textId="17AF27FE" w:rsidR="00101937" w:rsidRDefault="00BA0434" w:rsidP="00101937">
      <w:pPr>
        <w:pStyle w:val="ListParagraph"/>
        <w:numPr>
          <w:ilvl w:val="0"/>
          <w:numId w:val="21"/>
        </w:numPr>
      </w:pPr>
      <w:r>
        <w:t xml:space="preserve">Thematic Report on Rangelands and Pastoralists, </w:t>
      </w:r>
      <w:hyperlink r:id="rId70" w:history="1">
        <w:r w:rsidR="00E3426C" w:rsidRPr="00C9297C">
          <w:rPr>
            <w:rStyle w:val="Hyperlink"/>
          </w:rPr>
          <w:t>https://www.unccd.int/resources/global-land-outlook/glo-thematic-report-rangelands-and-pastoralists</w:t>
        </w:r>
      </w:hyperlink>
      <w:r w:rsidR="00E3426C">
        <w:t xml:space="preserve"> </w:t>
      </w:r>
    </w:p>
    <w:p w14:paraId="6EE3BEEE" w14:textId="407A8C74" w:rsidR="00101937" w:rsidRDefault="00101937" w:rsidP="00101937">
      <w:pPr>
        <w:pStyle w:val="ListParagraph"/>
        <w:numPr>
          <w:ilvl w:val="0"/>
          <w:numId w:val="21"/>
        </w:numPr>
      </w:pPr>
      <w:r w:rsidRPr="00101937">
        <w:rPr>
          <w:i/>
          <w:iCs/>
        </w:rPr>
        <w:t>Pastoralism can mitigate biodiversity loss on global rangelands</w:t>
      </w:r>
      <w:r>
        <w:t xml:space="preserve">, </w:t>
      </w:r>
      <w:hyperlink r:id="rId71" w:history="1">
        <w:r w:rsidRPr="00C9297C">
          <w:rPr>
            <w:rStyle w:val="Hyperlink"/>
          </w:rPr>
          <w:t>https://doi.org/10.1093/biosci/biaf158</w:t>
        </w:r>
      </w:hyperlink>
      <w:r>
        <w:t xml:space="preserve"> </w:t>
      </w:r>
    </w:p>
    <w:p w14:paraId="20767830" w14:textId="74E5967C" w:rsidR="00E3426C" w:rsidRDefault="009A28B9" w:rsidP="00317A5E">
      <w:pPr>
        <w:pStyle w:val="ListParagraph"/>
        <w:numPr>
          <w:ilvl w:val="0"/>
          <w:numId w:val="21"/>
        </w:numPr>
      </w:pPr>
      <w:r w:rsidRPr="00BA0434">
        <w:rPr>
          <w:i/>
          <w:iCs/>
        </w:rPr>
        <w:t xml:space="preserve">Globalisation and the </w:t>
      </w:r>
      <w:r w:rsidR="0088216F" w:rsidRPr="00BA0434">
        <w:rPr>
          <w:i/>
          <w:iCs/>
        </w:rPr>
        <w:t>sustainability of farmers, livestock-keepers, pastoralists and fragile habitats</w:t>
      </w:r>
      <w:r w:rsidR="0088216F">
        <w:t xml:space="preserve">, </w:t>
      </w:r>
      <w:hyperlink r:id="rId72" w:history="1">
        <w:r w:rsidR="0088216F" w:rsidRPr="00C9297C">
          <w:rPr>
            <w:rStyle w:val="Hyperlink"/>
          </w:rPr>
          <w:t>https://doi.org/10.1080/14888386.2014.931247</w:t>
        </w:r>
      </w:hyperlink>
      <w:r w:rsidR="0088216F">
        <w:t xml:space="preserve"> </w:t>
      </w:r>
    </w:p>
    <w:p w14:paraId="547B14C7" w14:textId="7098FBE2" w:rsidR="004536D3" w:rsidRDefault="000C3DE0" w:rsidP="00317A5E">
      <w:pPr>
        <w:pStyle w:val="ListParagraph"/>
        <w:numPr>
          <w:ilvl w:val="0"/>
          <w:numId w:val="21"/>
        </w:numPr>
      </w:pPr>
      <w:r w:rsidRPr="005A0EE6">
        <w:rPr>
          <w:i/>
          <w:iCs/>
        </w:rPr>
        <w:t>Pastoralism</w:t>
      </w:r>
      <w:r w:rsidR="00B21446" w:rsidRPr="005A0EE6">
        <w:rPr>
          <w:i/>
          <w:iCs/>
        </w:rPr>
        <w:t>: a critical asset for food security under global climate change</w:t>
      </w:r>
      <w:r w:rsidR="00B21446">
        <w:t xml:space="preserve">, </w:t>
      </w:r>
      <w:hyperlink r:id="rId73" w:history="1">
        <w:r w:rsidR="005A0EE6" w:rsidRPr="00C9297C">
          <w:rPr>
            <w:rStyle w:val="Hyperlink"/>
          </w:rPr>
          <w:t>http://doi.org/10.2527/af.2013-0007</w:t>
        </w:r>
      </w:hyperlink>
      <w:r w:rsidR="005A0EE6">
        <w:t xml:space="preserve"> </w:t>
      </w:r>
    </w:p>
    <w:p w14:paraId="5C9AE2DF" w14:textId="2D2A6C88" w:rsidR="00C6205C" w:rsidRPr="00C6205C" w:rsidRDefault="00C6205C" w:rsidP="00317A5E">
      <w:pPr>
        <w:pStyle w:val="ListParagraph"/>
        <w:numPr>
          <w:ilvl w:val="0"/>
          <w:numId w:val="21"/>
        </w:numPr>
      </w:pPr>
      <w:r>
        <w:rPr>
          <w:i/>
          <w:iCs/>
        </w:rPr>
        <w:t>Pastoralism: making variability work</w:t>
      </w:r>
      <w:r w:rsidR="0086529E">
        <w:rPr>
          <w:i/>
          <w:iCs/>
        </w:rPr>
        <w:t xml:space="preserve">, </w:t>
      </w:r>
      <w:hyperlink r:id="rId74" w:history="1">
        <w:r w:rsidR="0086529E" w:rsidRPr="0086529E">
          <w:rPr>
            <w:rStyle w:val="Hyperlink"/>
          </w:rPr>
          <w:t>https://www.fao.org/3/cb5855en/cb5855en.pdf</w:t>
        </w:r>
      </w:hyperlink>
      <w:r w:rsidR="0086529E">
        <w:rPr>
          <w:i/>
          <w:iCs/>
        </w:rPr>
        <w:t xml:space="preserve"> </w:t>
      </w:r>
    </w:p>
    <w:p w14:paraId="5611F989" w14:textId="77777777" w:rsidR="00C6205C" w:rsidRDefault="00C6205C" w:rsidP="00317A5E">
      <w:pPr>
        <w:pStyle w:val="ListParagraph"/>
        <w:numPr>
          <w:ilvl w:val="0"/>
          <w:numId w:val="21"/>
        </w:numPr>
      </w:pPr>
    </w:p>
    <w:p w14:paraId="312C1979" w14:textId="1FE4DBC8" w:rsidR="00631290" w:rsidRDefault="0072742D" w:rsidP="00317A5E">
      <w:pPr>
        <w:pStyle w:val="Heading2"/>
      </w:pPr>
      <w:r>
        <w:t xml:space="preserve">Selected Subtopics </w:t>
      </w:r>
    </w:p>
    <w:p w14:paraId="6C396D71" w14:textId="77777777" w:rsidR="00516D1F" w:rsidRPr="00516D1F" w:rsidRDefault="00516D1F" w:rsidP="00317A5E">
      <w:pPr>
        <w:pStyle w:val="Heading3"/>
      </w:pPr>
      <w:r w:rsidRPr="00516D1F">
        <w:lastRenderedPageBreak/>
        <w:t xml:space="preserve">The Need </w:t>
      </w:r>
      <w:r w:rsidRPr="002503CD">
        <w:t>for</w:t>
      </w:r>
      <w:r w:rsidRPr="00516D1F">
        <w:t xml:space="preserve"> Mobility</w:t>
      </w:r>
    </w:p>
    <w:p w14:paraId="424C0A21" w14:textId="77777777" w:rsidR="00516D1F" w:rsidRPr="00516D1F" w:rsidRDefault="00516D1F" w:rsidP="00317A5E">
      <w:pPr>
        <w:pStyle w:val="Heading3"/>
      </w:pPr>
      <w:r w:rsidRPr="00516D1F">
        <w:t>Managing Common Resources</w:t>
      </w:r>
    </w:p>
    <w:p w14:paraId="48EFB19C" w14:textId="77777777" w:rsidR="00516D1F" w:rsidRPr="00516D1F" w:rsidRDefault="00516D1F" w:rsidP="00317A5E">
      <w:pPr>
        <w:pStyle w:val="Heading3"/>
      </w:pPr>
      <w:r w:rsidRPr="00516D1F">
        <w:t>Providing Services for Nomads</w:t>
      </w:r>
    </w:p>
    <w:p w14:paraId="6A333686" w14:textId="77777777" w:rsidR="00516D1F" w:rsidRPr="00516D1F" w:rsidRDefault="00516D1F" w:rsidP="00317A5E">
      <w:pPr>
        <w:pStyle w:val="Heading3"/>
      </w:pPr>
      <w:r w:rsidRPr="00516D1F">
        <w:t>Local / Indigenous Knowledge</w:t>
      </w:r>
    </w:p>
    <w:p w14:paraId="11857D42" w14:textId="77777777" w:rsidR="00516D1F" w:rsidRPr="00516D1F" w:rsidRDefault="00516D1F" w:rsidP="00317A5E">
      <w:pPr>
        <w:pStyle w:val="Heading3"/>
      </w:pPr>
      <w:r w:rsidRPr="00516D1F">
        <w:t>Culture and Identity</w:t>
      </w:r>
    </w:p>
    <w:p w14:paraId="75BFCB7B" w14:textId="77777777" w:rsidR="00516D1F" w:rsidRDefault="00516D1F" w:rsidP="00317A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4A0" w:firstRow="1" w:lastRow="0" w:firstColumn="1" w:lastColumn="0" w:noHBand="0" w:noVBand="1"/>
      </w:tblPr>
      <w:tblGrid>
        <w:gridCol w:w="2211"/>
        <w:gridCol w:w="3024"/>
        <w:gridCol w:w="1990"/>
        <w:gridCol w:w="6705"/>
      </w:tblGrid>
      <w:tr w:rsidR="002B3694" w:rsidRPr="008C7242" w14:paraId="3045501E" w14:textId="77777777" w:rsidTr="003B448D">
        <w:trPr>
          <w:tblHeader/>
        </w:trPr>
        <w:tc>
          <w:tcPr>
            <w:tcW w:w="2211" w:type="dxa"/>
            <w:shd w:val="clear" w:color="auto" w:fill="0B769F" w:themeFill="accent4" w:themeFillShade="BF"/>
            <w:tcMar>
              <w:top w:w="28" w:type="dxa"/>
              <w:left w:w="28" w:type="dxa"/>
              <w:bottom w:w="28" w:type="dxa"/>
              <w:right w:w="28" w:type="dxa"/>
            </w:tcMar>
            <w:vAlign w:val="center"/>
            <w:hideMark/>
          </w:tcPr>
          <w:p w14:paraId="695F9FB0" w14:textId="77777777" w:rsidR="002B3694" w:rsidRPr="006647D8" w:rsidRDefault="002B3694" w:rsidP="00317A5E">
            <w:r w:rsidRPr="006647D8">
              <w:t>Section</w:t>
            </w:r>
          </w:p>
        </w:tc>
        <w:tc>
          <w:tcPr>
            <w:tcW w:w="3024" w:type="dxa"/>
            <w:shd w:val="clear" w:color="auto" w:fill="0B769F" w:themeFill="accent4" w:themeFillShade="BF"/>
            <w:tcMar>
              <w:top w:w="28" w:type="dxa"/>
              <w:left w:w="28" w:type="dxa"/>
              <w:bottom w:w="28" w:type="dxa"/>
              <w:right w:w="28" w:type="dxa"/>
            </w:tcMar>
            <w:vAlign w:val="center"/>
            <w:hideMark/>
          </w:tcPr>
          <w:p w14:paraId="147E132F" w14:textId="77777777" w:rsidR="002B3694" w:rsidRPr="006647D8" w:rsidRDefault="002B3694" w:rsidP="00317A5E">
            <w:r w:rsidRPr="006647D8">
              <w:t>Document / Resource</w:t>
            </w:r>
          </w:p>
        </w:tc>
        <w:tc>
          <w:tcPr>
            <w:tcW w:w="1990" w:type="dxa"/>
            <w:shd w:val="clear" w:color="auto" w:fill="0B769F" w:themeFill="accent4" w:themeFillShade="BF"/>
            <w:tcMar>
              <w:top w:w="28" w:type="dxa"/>
              <w:left w:w="28" w:type="dxa"/>
              <w:bottom w:w="28" w:type="dxa"/>
              <w:right w:w="28" w:type="dxa"/>
            </w:tcMar>
            <w:vAlign w:val="center"/>
            <w:hideMark/>
          </w:tcPr>
          <w:p w14:paraId="43B2A94C" w14:textId="77777777" w:rsidR="002B3694" w:rsidRPr="006647D8" w:rsidRDefault="002B3694" w:rsidP="00317A5E">
            <w:r w:rsidRPr="006647D8">
              <w:t>Type</w:t>
            </w:r>
          </w:p>
        </w:tc>
        <w:tc>
          <w:tcPr>
            <w:tcW w:w="6705" w:type="dxa"/>
            <w:shd w:val="clear" w:color="auto" w:fill="0B769F" w:themeFill="accent4" w:themeFillShade="BF"/>
            <w:tcMar>
              <w:top w:w="28" w:type="dxa"/>
              <w:left w:w="28" w:type="dxa"/>
              <w:bottom w:w="28" w:type="dxa"/>
              <w:right w:w="28" w:type="dxa"/>
            </w:tcMar>
            <w:vAlign w:val="center"/>
            <w:hideMark/>
          </w:tcPr>
          <w:p w14:paraId="38159D6E" w14:textId="77777777" w:rsidR="002B3694" w:rsidRPr="006647D8" w:rsidRDefault="002B3694" w:rsidP="00317A5E">
            <w:r w:rsidRPr="006647D8">
              <w:t>Link</w:t>
            </w:r>
          </w:p>
        </w:tc>
      </w:tr>
      <w:tr w:rsidR="002B3694" w:rsidRPr="002B3694" w14:paraId="7B847504" w14:textId="77777777" w:rsidTr="003C5C94">
        <w:tc>
          <w:tcPr>
            <w:tcW w:w="2211" w:type="dxa"/>
            <w:vMerge w:val="restart"/>
            <w:tcMar>
              <w:top w:w="28" w:type="dxa"/>
              <w:left w:w="28" w:type="dxa"/>
              <w:bottom w:w="28" w:type="dxa"/>
              <w:right w:w="28" w:type="dxa"/>
            </w:tcMar>
            <w:vAlign w:val="center"/>
            <w:hideMark/>
          </w:tcPr>
          <w:p w14:paraId="6E1F497D" w14:textId="77777777" w:rsidR="002B3694" w:rsidRPr="00215E98" w:rsidRDefault="002B3694" w:rsidP="00317A5E">
            <w:r w:rsidRPr="00215E98">
              <w:t>The Need for Mobility</w:t>
            </w:r>
          </w:p>
        </w:tc>
        <w:tc>
          <w:tcPr>
            <w:tcW w:w="3024" w:type="dxa"/>
            <w:tcMar>
              <w:top w:w="28" w:type="dxa"/>
              <w:left w:w="28" w:type="dxa"/>
              <w:bottom w:w="28" w:type="dxa"/>
              <w:right w:w="28" w:type="dxa"/>
            </w:tcMar>
            <w:vAlign w:val="center"/>
          </w:tcPr>
          <w:p w14:paraId="41534243" w14:textId="1D2BF1A5" w:rsidR="002B3694" w:rsidRPr="002B3694" w:rsidRDefault="002228A9" w:rsidP="00317A5E">
            <w:r>
              <w:t>Mobile pastoralism</w:t>
            </w:r>
          </w:p>
        </w:tc>
        <w:tc>
          <w:tcPr>
            <w:tcW w:w="1990" w:type="dxa"/>
            <w:tcMar>
              <w:top w:w="28" w:type="dxa"/>
              <w:left w:w="28" w:type="dxa"/>
              <w:bottom w:w="28" w:type="dxa"/>
              <w:right w:w="28" w:type="dxa"/>
            </w:tcMar>
            <w:vAlign w:val="center"/>
          </w:tcPr>
          <w:p w14:paraId="3221D5F0" w14:textId="0CD58A5C" w:rsidR="002B3694" w:rsidRPr="002B3694" w:rsidRDefault="002228A9" w:rsidP="00317A5E">
            <w:r>
              <w:t>Published report</w:t>
            </w:r>
          </w:p>
        </w:tc>
        <w:tc>
          <w:tcPr>
            <w:tcW w:w="6705" w:type="dxa"/>
            <w:tcMar>
              <w:top w:w="28" w:type="dxa"/>
              <w:left w:w="28" w:type="dxa"/>
              <w:bottom w:w="28" w:type="dxa"/>
              <w:right w:w="28" w:type="dxa"/>
            </w:tcMar>
            <w:vAlign w:val="center"/>
          </w:tcPr>
          <w:p w14:paraId="57192A9C" w14:textId="218622B3" w:rsidR="002B3694" w:rsidRPr="002B3694" w:rsidRDefault="00000000" w:rsidP="00317A5E">
            <w:hyperlink r:id="rId75" w:history="1">
              <w:r w:rsidR="001A421D" w:rsidRPr="00C9297C">
                <w:rPr>
                  <w:rStyle w:val="Hyperlink"/>
                </w:rPr>
                <w:t>https://iucn.org/sites/default/files/2023-05/practice_k.pastoralism_final.pdf</w:t>
              </w:r>
            </w:hyperlink>
            <w:r w:rsidR="001A421D">
              <w:t xml:space="preserve"> </w:t>
            </w:r>
          </w:p>
        </w:tc>
      </w:tr>
      <w:tr w:rsidR="002228A9" w:rsidRPr="002B3694" w14:paraId="6B307A41" w14:textId="77777777" w:rsidTr="003B448D">
        <w:tc>
          <w:tcPr>
            <w:tcW w:w="2211" w:type="dxa"/>
            <w:vMerge/>
            <w:tcMar>
              <w:top w:w="28" w:type="dxa"/>
              <w:left w:w="28" w:type="dxa"/>
              <w:bottom w:w="28" w:type="dxa"/>
              <w:right w:w="28" w:type="dxa"/>
            </w:tcMar>
            <w:vAlign w:val="center"/>
          </w:tcPr>
          <w:p w14:paraId="0805D4B1" w14:textId="77777777" w:rsidR="002228A9" w:rsidRPr="00215E98" w:rsidRDefault="002228A9" w:rsidP="00317A5E"/>
        </w:tc>
        <w:tc>
          <w:tcPr>
            <w:tcW w:w="3024" w:type="dxa"/>
            <w:tcMar>
              <w:top w:w="28" w:type="dxa"/>
              <w:left w:w="28" w:type="dxa"/>
              <w:bottom w:w="28" w:type="dxa"/>
              <w:right w:w="28" w:type="dxa"/>
            </w:tcMar>
            <w:vAlign w:val="center"/>
          </w:tcPr>
          <w:p w14:paraId="62BD2CB1" w14:textId="70F07F46" w:rsidR="002228A9" w:rsidRPr="002B3694" w:rsidRDefault="003C03C4" w:rsidP="00317A5E">
            <w:r>
              <w:t>Making way: developing national legal and policy frameworks for pastoral mobility</w:t>
            </w:r>
          </w:p>
        </w:tc>
        <w:tc>
          <w:tcPr>
            <w:tcW w:w="1990" w:type="dxa"/>
            <w:tcMar>
              <w:top w:w="28" w:type="dxa"/>
              <w:left w:w="28" w:type="dxa"/>
              <w:bottom w:w="28" w:type="dxa"/>
              <w:right w:w="28" w:type="dxa"/>
            </w:tcMar>
            <w:vAlign w:val="center"/>
          </w:tcPr>
          <w:p w14:paraId="0E686A74" w14:textId="0314331E" w:rsidR="002228A9" w:rsidRPr="002B3694" w:rsidRDefault="003C03C4" w:rsidP="00317A5E">
            <w:r>
              <w:t>Report, guidelines</w:t>
            </w:r>
          </w:p>
        </w:tc>
        <w:tc>
          <w:tcPr>
            <w:tcW w:w="6705" w:type="dxa"/>
            <w:tcMar>
              <w:top w:w="28" w:type="dxa"/>
              <w:left w:w="28" w:type="dxa"/>
              <w:bottom w:w="28" w:type="dxa"/>
              <w:right w:w="28" w:type="dxa"/>
            </w:tcMar>
            <w:vAlign w:val="center"/>
          </w:tcPr>
          <w:p w14:paraId="56C8AA0C" w14:textId="7424BB68" w:rsidR="002228A9" w:rsidRDefault="00000000" w:rsidP="00317A5E">
            <w:hyperlink r:id="rId76" w:history="1">
              <w:r w:rsidR="007F477E" w:rsidRPr="00C9297C">
                <w:rPr>
                  <w:rStyle w:val="Hyperlink"/>
                </w:rPr>
                <w:t>https://doi.org/10.4060/cb8461en</w:t>
              </w:r>
            </w:hyperlink>
            <w:r w:rsidR="007F477E">
              <w:t xml:space="preserve"> </w:t>
            </w:r>
          </w:p>
        </w:tc>
      </w:tr>
      <w:tr w:rsidR="00522C77" w:rsidRPr="002B3694" w14:paraId="1E8B62A5" w14:textId="77777777" w:rsidTr="00A2326F">
        <w:trPr>
          <w:trHeight w:val="996"/>
        </w:trPr>
        <w:tc>
          <w:tcPr>
            <w:tcW w:w="2211" w:type="dxa"/>
            <w:vMerge/>
            <w:tcMar>
              <w:top w:w="28" w:type="dxa"/>
              <w:left w:w="28" w:type="dxa"/>
              <w:bottom w:w="28" w:type="dxa"/>
              <w:right w:w="28" w:type="dxa"/>
            </w:tcMar>
            <w:vAlign w:val="center"/>
            <w:hideMark/>
          </w:tcPr>
          <w:p w14:paraId="238A0C32" w14:textId="77777777" w:rsidR="00522C77" w:rsidRPr="00215E98" w:rsidRDefault="00522C77" w:rsidP="00317A5E"/>
        </w:tc>
        <w:tc>
          <w:tcPr>
            <w:tcW w:w="3024" w:type="dxa"/>
            <w:tcMar>
              <w:top w:w="28" w:type="dxa"/>
              <w:left w:w="28" w:type="dxa"/>
              <w:bottom w:w="28" w:type="dxa"/>
              <w:right w:w="28" w:type="dxa"/>
            </w:tcMar>
            <w:vAlign w:val="center"/>
            <w:hideMark/>
          </w:tcPr>
          <w:p w14:paraId="0202A9AB" w14:textId="33834289" w:rsidR="00522C77" w:rsidRPr="002B3694" w:rsidRDefault="00522C77" w:rsidP="00317A5E">
            <w:r w:rsidRPr="002B3694">
              <w:t xml:space="preserve">Pastoralism </w:t>
            </w:r>
            <w:r>
              <w:t>in development</w:t>
            </w:r>
          </w:p>
        </w:tc>
        <w:tc>
          <w:tcPr>
            <w:tcW w:w="1990" w:type="dxa"/>
            <w:tcMar>
              <w:top w:w="28" w:type="dxa"/>
              <w:left w:w="28" w:type="dxa"/>
              <w:bottom w:w="28" w:type="dxa"/>
              <w:right w:w="28" w:type="dxa"/>
            </w:tcMar>
            <w:vAlign w:val="center"/>
            <w:hideMark/>
          </w:tcPr>
          <w:p w14:paraId="3B33ADE2" w14:textId="2D2055F7" w:rsidR="00522C77" w:rsidRPr="002B3694" w:rsidRDefault="00522C77" w:rsidP="00317A5E">
            <w:r>
              <w:t>IIED Online course (MOOC)</w:t>
            </w:r>
          </w:p>
        </w:tc>
        <w:tc>
          <w:tcPr>
            <w:tcW w:w="6705" w:type="dxa"/>
            <w:tcMar>
              <w:top w:w="28" w:type="dxa"/>
              <w:left w:w="28" w:type="dxa"/>
              <w:bottom w:w="28" w:type="dxa"/>
              <w:right w:w="28" w:type="dxa"/>
            </w:tcMar>
            <w:vAlign w:val="center"/>
            <w:hideMark/>
          </w:tcPr>
          <w:p w14:paraId="48A289C0" w14:textId="7C415AC8" w:rsidR="00522C77" w:rsidRPr="002B3694" w:rsidRDefault="00000000" w:rsidP="00317A5E">
            <w:hyperlink r:id="rId77" w:history="1">
              <w:r w:rsidR="00522C77" w:rsidRPr="00C9297C">
                <w:rPr>
                  <w:rStyle w:val="Hyperlink"/>
                </w:rPr>
                <w:t>https://www.iied.org/pastoralism-development-learning-journey-free-massive-open-online-course-mooc</w:t>
              </w:r>
            </w:hyperlink>
            <w:r w:rsidR="00522C77">
              <w:t xml:space="preserve"> </w:t>
            </w:r>
          </w:p>
        </w:tc>
      </w:tr>
      <w:tr w:rsidR="002228A9" w:rsidRPr="002B3694" w14:paraId="32C2F1E3" w14:textId="77777777" w:rsidTr="003C5C94">
        <w:tc>
          <w:tcPr>
            <w:tcW w:w="2211" w:type="dxa"/>
            <w:vMerge w:val="restart"/>
            <w:tcMar>
              <w:top w:w="28" w:type="dxa"/>
              <w:left w:w="28" w:type="dxa"/>
              <w:bottom w:w="28" w:type="dxa"/>
              <w:right w:w="28" w:type="dxa"/>
            </w:tcMar>
            <w:vAlign w:val="center"/>
            <w:hideMark/>
          </w:tcPr>
          <w:p w14:paraId="7F84E6EB" w14:textId="77777777" w:rsidR="002228A9" w:rsidRPr="00215E98" w:rsidRDefault="002228A9" w:rsidP="00317A5E">
            <w:r w:rsidRPr="00215E98">
              <w:t>Managing Common Resources</w:t>
            </w:r>
          </w:p>
        </w:tc>
        <w:tc>
          <w:tcPr>
            <w:tcW w:w="3024" w:type="dxa"/>
            <w:tcMar>
              <w:top w:w="28" w:type="dxa"/>
              <w:left w:w="28" w:type="dxa"/>
              <w:bottom w:w="28" w:type="dxa"/>
              <w:right w:w="28" w:type="dxa"/>
            </w:tcMar>
            <w:vAlign w:val="center"/>
            <w:hideMark/>
          </w:tcPr>
          <w:p w14:paraId="289BC08E" w14:textId="20F82D7F" w:rsidR="002228A9" w:rsidRPr="002B3694" w:rsidRDefault="003C5C94" w:rsidP="00317A5E">
            <w:r>
              <w:t>Eight rules for managing the commons</w:t>
            </w:r>
          </w:p>
        </w:tc>
        <w:tc>
          <w:tcPr>
            <w:tcW w:w="1990" w:type="dxa"/>
            <w:tcMar>
              <w:top w:w="28" w:type="dxa"/>
              <w:left w:w="28" w:type="dxa"/>
              <w:bottom w:w="28" w:type="dxa"/>
              <w:right w:w="28" w:type="dxa"/>
            </w:tcMar>
            <w:vAlign w:val="center"/>
            <w:hideMark/>
          </w:tcPr>
          <w:p w14:paraId="7A36D2BC" w14:textId="30944637" w:rsidR="002228A9" w:rsidRPr="002B3694" w:rsidRDefault="003C5C94" w:rsidP="00317A5E">
            <w:r>
              <w:t xml:space="preserve">Blog </w:t>
            </w:r>
          </w:p>
        </w:tc>
        <w:tc>
          <w:tcPr>
            <w:tcW w:w="6705" w:type="dxa"/>
            <w:tcMar>
              <w:top w:w="28" w:type="dxa"/>
              <w:left w:w="28" w:type="dxa"/>
              <w:bottom w:w="28" w:type="dxa"/>
              <w:right w:w="28" w:type="dxa"/>
            </w:tcMar>
            <w:vAlign w:val="center"/>
          </w:tcPr>
          <w:p w14:paraId="243F7D9F" w14:textId="237A7661" w:rsidR="002228A9" w:rsidRPr="002B3694" w:rsidRDefault="00000000" w:rsidP="00317A5E">
            <w:hyperlink r:id="rId78" w:history="1">
              <w:r w:rsidR="003C5C94" w:rsidRPr="00C9297C">
                <w:rPr>
                  <w:rStyle w:val="Hyperlink"/>
                </w:rPr>
                <w:t>https://earthbound.report/2018/01/15/elinor-ostroms-8-rules-for-managing-the-commons/</w:t>
              </w:r>
            </w:hyperlink>
            <w:r w:rsidR="003C5C94">
              <w:t xml:space="preserve"> </w:t>
            </w:r>
          </w:p>
        </w:tc>
      </w:tr>
      <w:tr w:rsidR="00522C77" w:rsidRPr="002B3694" w14:paraId="71C7534F" w14:textId="77777777" w:rsidTr="00D467DB">
        <w:tc>
          <w:tcPr>
            <w:tcW w:w="2211" w:type="dxa"/>
            <w:vMerge/>
            <w:tcMar>
              <w:top w:w="28" w:type="dxa"/>
              <w:left w:w="28" w:type="dxa"/>
              <w:bottom w:w="28" w:type="dxa"/>
              <w:right w:w="28" w:type="dxa"/>
            </w:tcMar>
            <w:vAlign w:val="center"/>
            <w:hideMark/>
          </w:tcPr>
          <w:p w14:paraId="7BC662FC" w14:textId="77777777" w:rsidR="00522C77" w:rsidRPr="00215E98" w:rsidRDefault="00522C77" w:rsidP="00522C77"/>
        </w:tc>
        <w:tc>
          <w:tcPr>
            <w:tcW w:w="3024" w:type="dxa"/>
            <w:tcMar>
              <w:top w:w="28" w:type="dxa"/>
              <w:left w:w="28" w:type="dxa"/>
              <w:bottom w:w="28" w:type="dxa"/>
              <w:right w:w="28" w:type="dxa"/>
            </w:tcMar>
            <w:vAlign w:val="center"/>
          </w:tcPr>
          <w:p w14:paraId="04D04F5E" w14:textId="7A93D76E" w:rsidR="00522C77" w:rsidRPr="002B3694" w:rsidRDefault="00522C77" w:rsidP="00522C77">
            <w:ins w:id="61" w:author="David Torrance" w:date="2026-05-11T14:33:00Z">
              <w:r w:rsidRPr="00877534">
                <w:t>Mobile pastoralism and protected areas: conflict, collaboration and connectivity</w:t>
              </w:r>
            </w:ins>
          </w:p>
        </w:tc>
        <w:tc>
          <w:tcPr>
            <w:tcW w:w="1990" w:type="dxa"/>
            <w:tcMar>
              <w:top w:w="28" w:type="dxa"/>
              <w:left w:w="28" w:type="dxa"/>
              <w:bottom w:w="28" w:type="dxa"/>
              <w:right w:w="28" w:type="dxa"/>
            </w:tcMar>
            <w:vAlign w:val="center"/>
          </w:tcPr>
          <w:p w14:paraId="46817954" w14:textId="1485819C" w:rsidR="00522C77" w:rsidRPr="002B3694" w:rsidRDefault="00522C77" w:rsidP="00522C77">
            <w:ins w:id="62" w:author="David Torrance" w:date="2026-05-11T14:33:00Z">
              <w:r w:rsidRPr="00877534">
                <w:t xml:space="preserve">Published article </w:t>
              </w:r>
            </w:ins>
          </w:p>
        </w:tc>
        <w:commentRangeStart w:id="63"/>
        <w:tc>
          <w:tcPr>
            <w:tcW w:w="6705" w:type="dxa"/>
            <w:tcMar>
              <w:top w:w="28" w:type="dxa"/>
              <w:left w:w="28" w:type="dxa"/>
              <w:bottom w:w="28" w:type="dxa"/>
              <w:right w:w="28" w:type="dxa"/>
            </w:tcMar>
            <w:vAlign w:val="center"/>
          </w:tcPr>
          <w:p w14:paraId="70185D7C" w14:textId="60C9F62B" w:rsidR="00522C77" w:rsidRPr="002B3694" w:rsidRDefault="00522C77" w:rsidP="00522C77">
            <w:ins w:id="64" w:author="David Torrance" w:date="2026-05-11T14:33:00Z">
              <w:r>
                <w:fldChar w:fldCharType="begin"/>
              </w:r>
              <w:r>
                <w:instrText>HYPERLINK "https://parksjournal.com/wp-content/uploads/2019/05/PARKS-25.1-Yilmaz-et-al-10.2305-IUCN.CH_.PARKS25-1EY.en_.pdf"</w:instrText>
              </w:r>
              <w:r>
                <w:fldChar w:fldCharType="separate"/>
              </w:r>
              <w:r w:rsidRPr="00877534">
                <w:rPr>
                  <w:rStyle w:val="Hyperlink"/>
                  <w:sz w:val="18"/>
                  <w:szCs w:val="18"/>
                </w:rPr>
                <w:t>https://parksjournal.com/wp-content/uploads/2019/05/PARKS-25.1-Yilmaz-et-al-10.2305-IUCN.CH_.PARKS25-1EY.en_.pdf</w:t>
              </w:r>
              <w:r>
                <w:rPr>
                  <w:rStyle w:val="Hyperlink"/>
                  <w:sz w:val="18"/>
                  <w:szCs w:val="18"/>
                </w:rPr>
                <w:fldChar w:fldCharType="end"/>
              </w:r>
              <w:commentRangeEnd w:id="63"/>
              <w:r>
                <w:rPr>
                  <w:rStyle w:val="CommentReference"/>
                </w:rPr>
                <w:commentReference w:id="63"/>
              </w:r>
              <w:r w:rsidRPr="00877534">
                <w:t xml:space="preserve"> </w:t>
              </w:r>
            </w:ins>
          </w:p>
        </w:tc>
      </w:tr>
      <w:tr w:rsidR="00522C77" w:rsidRPr="002B3694" w14:paraId="2B40357D" w14:textId="77777777" w:rsidTr="00B70305">
        <w:tc>
          <w:tcPr>
            <w:tcW w:w="2211" w:type="dxa"/>
            <w:vMerge/>
            <w:tcMar>
              <w:top w:w="28" w:type="dxa"/>
              <w:left w:w="28" w:type="dxa"/>
              <w:bottom w:w="28" w:type="dxa"/>
              <w:right w:w="28" w:type="dxa"/>
            </w:tcMar>
            <w:vAlign w:val="center"/>
            <w:hideMark/>
          </w:tcPr>
          <w:p w14:paraId="06D3E1E2" w14:textId="77777777" w:rsidR="00522C77" w:rsidRPr="00215E98" w:rsidRDefault="00522C77" w:rsidP="00522C77"/>
        </w:tc>
        <w:tc>
          <w:tcPr>
            <w:tcW w:w="3024" w:type="dxa"/>
            <w:tcMar>
              <w:top w:w="28" w:type="dxa"/>
              <w:left w:w="28" w:type="dxa"/>
              <w:bottom w:w="28" w:type="dxa"/>
              <w:right w:w="28" w:type="dxa"/>
            </w:tcMar>
            <w:vAlign w:val="center"/>
          </w:tcPr>
          <w:p w14:paraId="098D4909" w14:textId="6FA3F073" w:rsidR="00522C77" w:rsidRPr="002B3694" w:rsidRDefault="00522C77" w:rsidP="00522C77">
            <w:ins w:id="65" w:author="David Torrance" w:date="2026-05-11T15:41:00Z">
              <w:r>
                <w:t>The Commons: More than just resources</w:t>
              </w:r>
            </w:ins>
          </w:p>
        </w:tc>
        <w:tc>
          <w:tcPr>
            <w:tcW w:w="1990" w:type="dxa"/>
            <w:tcMar>
              <w:top w:w="28" w:type="dxa"/>
              <w:left w:w="28" w:type="dxa"/>
              <w:bottom w:w="28" w:type="dxa"/>
              <w:right w:w="28" w:type="dxa"/>
            </w:tcMar>
            <w:vAlign w:val="center"/>
          </w:tcPr>
          <w:p w14:paraId="0C379F03" w14:textId="7F37C56E" w:rsidR="00522C77" w:rsidRPr="002B3694" w:rsidRDefault="00522C77" w:rsidP="00522C77">
            <w:ins w:id="66" w:author="David Torrance" w:date="2026-05-11T15:41:00Z">
              <w:r>
                <w:t>Blog</w:t>
              </w:r>
            </w:ins>
          </w:p>
        </w:tc>
        <w:tc>
          <w:tcPr>
            <w:tcW w:w="6705" w:type="dxa"/>
            <w:tcMar>
              <w:top w:w="28" w:type="dxa"/>
              <w:left w:w="28" w:type="dxa"/>
              <w:bottom w:w="28" w:type="dxa"/>
              <w:right w:w="28" w:type="dxa"/>
            </w:tcMar>
            <w:vAlign w:val="center"/>
          </w:tcPr>
          <w:p w14:paraId="4CDBE72B" w14:textId="7E012EE7" w:rsidR="00522C77" w:rsidRPr="002B3694" w:rsidRDefault="00522C77" w:rsidP="00522C77">
            <w:ins w:id="67" w:author="David Torrance" w:date="2026-05-11T15:41:00Z">
              <w:r w:rsidRPr="00522C77">
                <w:t>https://seas.umich.edu/news/commons-more-just-resources</w:t>
              </w:r>
            </w:ins>
          </w:p>
        </w:tc>
      </w:tr>
      <w:tr w:rsidR="00522C77" w:rsidRPr="002B3694" w14:paraId="5CCFA276" w14:textId="77777777" w:rsidTr="00D467DB">
        <w:tc>
          <w:tcPr>
            <w:tcW w:w="2211" w:type="dxa"/>
            <w:vMerge w:val="restart"/>
            <w:tcMar>
              <w:top w:w="28" w:type="dxa"/>
              <w:left w:w="28" w:type="dxa"/>
              <w:bottom w:w="28" w:type="dxa"/>
              <w:right w:w="28" w:type="dxa"/>
            </w:tcMar>
            <w:vAlign w:val="center"/>
            <w:hideMark/>
          </w:tcPr>
          <w:p w14:paraId="5950C038" w14:textId="77777777" w:rsidR="00522C77" w:rsidRPr="00215E98" w:rsidRDefault="00522C77" w:rsidP="00522C77">
            <w:r w:rsidRPr="00215E98">
              <w:t>Providing Services for Nomads</w:t>
            </w:r>
          </w:p>
        </w:tc>
        <w:tc>
          <w:tcPr>
            <w:tcW w:w="3024" w:type="dxa"/>
            <w:tcMar>
              <w:top w:w="28" w:type="dxa"/>
              <w:left w:w="28" w:type="dxa"/>
              <w:bottom w:w="28" w:type="dxa"/>
              <w:right w:w="28" w:type="dxa"/>
            </w:tcMar>
            <w:vAlign w:val="center"/>
          </w:tcPr>
          <w:p w14:paraId="09EB0CF3" w14:textId="5B43A330" w:rsidR="00522C77" w:rsidRPr="002B3694" w:rsidRDefault="00522C77" w:rsidP="00522C77">
            <w:r>
              <w:t>Engaging with pastoralists – a holistic development approach</w:t>
            </w:r>
          </w:p>
        </w:tc>
        <w:tc>
          <w:tcPr>
            <w:tcW w:w="1990" w:type="dxa"/>
            <w:tcMar>
              <w:top w:w="28" w:type="dxa"/>
              <w:left w:w="28" w:type="dxa"/>
              <w:bottom w:w="28" w:type="dxa"/>
              <w:right w:w="28" w:type="dxa"/>
            </w:tcMar>
            <w:vAlign w:val="center"/>
          </w:tcPr>
          <w:p w14:paraId="195C6946" w14:textId="1CB09DB5" w:rsidR="00522C77" w:rsidRPr="002B3694" w:rsidRDefault="00522C77" w:rsidP="00522C77">
            <w:r>
              <w:t xml:space="preserve">Toolkit </w:t>
            </w:r>
          </w:p>
        </w:tc>
        <w:tc>
          <w:tcPr>
            <w:tcW w:w="6705" w:type="dxa"/>
            <w:tcMar>
              <w:top w:w="28" w:type="dxa"/>
              <w:left w:w="28" w:type="dxa"/>
              <w:bottom w:w="28" w:type="dxa"/>
              <w:right w:w="28" w:type="dxa"/>
            </w:tcMar>
            <w:vAlign w:val="center"/>
          </w:tcPr>
          <w:p w14:paraId="093F4F3E" w14:textId="25A96B84" w:rsidR="00522C77" w:rsidRPr="002B3694" w:rsidRDefault="00000000" w:rsidP="00522C77">
            <w:hyperlink r:id="rId79" w:history="1">
              <w:r w:rsidR="00522C77" w:rsidRPr="00C9297C">
                <w:rPr>
                  <w:rStyle w:val="Hyperlink"/>
                </w:rPr>
                <w:t>https://www.ifad.org/en/w/publications/toolkit-engaging-with-pastoralists-a-holistic-development-approach</w:t>
              </w:r>
            </w:hyperlink>
            <w:r w:rsidR="00522C77">
              <w:t xml:space="preserve"> </w:t>
            </w:r>
          </w:p>
        </w:tc>
      </w:tr>
      <w:tr w:rsidR="00522C77" w:rsidRPr="002B3694" w14:paraId="49625092" w14:textId="77777777" w:rsidTr="003B448D">
        <w:tc>
          <w:tcPr>
            <w:tcW w:w="2211" w:type="dxa"/>
            <w:vMerge/>
            <w:tcMar>
              <w:top w:w="28" w:type="dxa"/>
              <w:left w:w="28" w:type="dxa"/>
              <w:bottom w:w="28" w:type="dxa"/>
              <w:right w:w="28" w:type="dxa"/>
            </w:tcMar>
            <w:vAlign w:val="center"/>
          </w:tcPr>
          <w:p w14:paraId="07E3EE01" w14:textId="77777777" w:rsidR="00522C77" w:rsidRPr="00215E98" w:rsidRDefault="00522C77" w:rsidP="00522C77"/>
        </w:tc>
        <w:tc>
          <w:tcPr>
            <w:tcW w:w="3024" w:type="dxa"/>
            <w:tcMar>
              <w:top w:w="28" w:type="dxa"/>
              <w:left w:w="28" w:type="dxa"/>
              <w:bottom w:w="28" w:type="dxa"/>
              <w:right w:w="28" w:type="dxa"/>
            </w:tcMar>
            <w:vAlign w:val="center"/>
          </w:tcPr>
          <w:p w14:paraId="4E2E4F04" w14:textId="15510AD2" w:rsidR="00522C77" w:rsidRPr="002B3694" w:rsidRDefault="00522C77" w:rsidP="00522C77">
            <w:r>
              <w:t>Supporting Sustainable Pastoral Livelihoods</w:t>
            </w:r>
          </w:p>
        </w:tc>
        <w:tc>
          <w:tcPr>
            <w:tcW w:w="1990" w:type="dxa"/>
            <w:tcMar>
              <w:top w:w="28" w:type="dxa"/>
              <w:left w:w="28" w:type="dxa"/>
              <w:bottom w:w="28" w:type="dxa"/>
              <w:right w:w="28" w:type="dxa"/>
            </w:tcMar>
            <w:vAlign w:val="center"/>
          </w:tcPr>
          <w:p w14:paraId="619A1E33" w14:textId="2AEBF9F9" w:rsidR="00522C77" w:rsidRPr="002B3694" w:rsidRDefault="00522C77" w:rsidP="00522C77">
            <w:r>
              <w:t>Good practices guide</w:t>
            </w:r>
          </w:p>
        </w:tc>
        <w:tc>
          <w:tcPr>
            <w:tcW w:w="6705" w:type="dxa"/>
            <w:tcMar>
              <w:top w:w="28" w:type="dxa"/>
              <w:left w:w="28" w:type="dxa"/>
              <w:bottom w:w="28" w:type="dxa"/>
              <w:right w:w="28" w:type="dxa"/>
            </w:tcMar>
            <w:vAlign w:val="center"/>
          </w:tcPr>
          <w:p w14:paraId="70856AE2" w14:textId="01FDECD2" w:rsidR="00522C77" w:rsidRDefault="00000000" w:rsidP="00522C77">
            <w:hyperlink r:id="rId80" w:history="1">
              <w:r w:rsidR="00522C77" w:rsidRPr="00C9297C">
                <w:rPr>
                  <w:rStyle w:val="Hyperlink"/>
                </w:rPr>
                <w:t>https://iucn.org/content/supporting-sustainable-pastoral-livelihoods-a-global-perspective-minimum-standards-and-good-practices</w:t>
              </w:r>
            </w:hyperlink>
            <w:r w:rsidR="00522C77">
              <w:t xml:space="preserve"> </w:t>
            </w:r>
          </w:p>
        </w:tc>
      </w:tr>
      <w:tr w:rsidR="00522C77" w:rsidRPr="002B3694" w14:paraId="40201E28" w14:textId="77777777" w:rsidTr="001C2D4C">
        <w:tc>
          <w:tcPr>
            <w:tcW w:w="2211" w:type="dxa"/>
            <w:vMerge/>
            <w:tcMar>
              <w:top w:w="28" w:type="dxa"/>
              <w:left w:w="28" w:type="dxa"/>
              <w:bottom w:w="28" w:type="dxa"/>
              <w:right w:w="28" w:type="dxa"/>
            </w:tcMar>
            <w:vAlign w:val="center"/>
            <w:hideMark/>
          </w:tcPr>
          <w:p w14:paraId="249877C3" w14:textId="77777777" w:rsidR="00522C77" w:rsidRPr="00215E98" w:rsidRDefault="00522C77" w:rsidP="00522C77"/>
        </w:tc>
        <w:tc>
          <w:tcPr>
            <w:tcW w:w="3024" w:type="dxa"/>
            <w:tcMar>
              <w:top w:w="28" w:type="dxa"/>
              <w:left w:w="28" w:type="dxa"/>
              <w:bottom w:w="28" w:type="dxa"/>
              <w:right w:w="28" w:type="dxa"/>
            </w:tcMar>
            <w:vAlign w:val="center"/>
          </w:tcPr>
          <w:p w14:paraId="08374717" w14:textId="3B456468" w:rsidR="00522C77" w:rsidRPr="002B3694" w:rsidRDefault="00522C77" w:rsidP="00522C77">
            <w:r>
              <w:t>Pastoralism in the new millennium</w:t>
            </w:r>
          </w:p>
        </w:tc>
        <w:tc>
          <w:tcPr>
            <w:tcW w:w="1990" w:type="dxa"/>
            <w:tcMar>
              <w:top w:w="28" w:type="dxa"/>
              <w:left w:w="28" w:type="dxa"/>
              <w:bottom w:w="28" w:type="dxa"/>
              <w:right w:w="28" w:type="dxa"/>
            </w:tcMar>
            <w:vAlign w:val="center"/>
          </w:tcPr>
          <w:p w14:paraId="4BAEE943" w14:textId="73BF6A8E" w:rsidR="00522C77" w:rsidRPr="002B3694" w:rsidRDefault="00522C77" w:rsidP="00522C77">
            <w:r>
              <w:t>Review of key issues</w:t>
            </w:r>
          </w:p>
        </w:tc>
        <w:tc>
          <w:tcPr>
            <w:tcW w:w="6705" w:type="dxa"/>
            <w:tcMar>
              <w:top w:w="28" w:type="dxa"/>
              <w:left w:w="28" w:type="dxa"/>
              <w:bottom w:w="28" w:type="dxa"/>
              <w:right w:w="28" w:type="dxa"/>
            </w:tcMar>
            <w:vAlign w:val="center"/>
          </w:tcPr>
          <w:p w14:paraId="10379A1E" w14:textId="1D1A50B7" w:rsidR="00522C77" w:rsidRPr="002B3694" w:rsidRDefault="00000000" w:rsidP="00522C77">
            <w:hyperlink r:id="rId81" w:history="1">
              <w:r w:rsidR="00522C77" w:rsidRPr="00C9297C">
                <w:rPr>
                  <w:rStyle w:val="Hyperlink"/>
                </w:rPr>
                <w:t>https://media.odi.org/documents/6329.pdf</w:t>
              </w:r>
            </w:hyperlink>
            <w:r w:rsidR="00522C77">
              <w:t xml:space="preserve"> </w:t>
            </w:r>
          </w:p>
        </w:tc>
      </w:tr>
      <w:tr w:rsidR="00522C77" w:rsidRPr="002B3694" w14:paraId="75EC70A4" w14:textId="77777777" w:rsidTr="001C2D4C">
        <w:tc>
          <w:tcPr>
            <w:tcW w:w="2211" w:type="dxa"/>
            <w:vMerge/>
            <w:tcMar>
              <w:top w:w="28" w:type="dxa"/>
              <w:left w:w="28" w:type="dxa"/>
              <w:bottom w:w="28" w:type="dxa"/>
              <w:right w:w="28" w:type="dxa"/>
            </w:tcMar>
            <w:vAlign w:val="center"/>
            <w:hideMark/>
          </w:tcPr>
          <w:p w14:paraId="2B31B348" w14:textId="77777777" w:rsidR="00522C77" w:rsidRPr="00215E98" w:rsidRDefault="00522C77" w:rsidP="00522C77"/>
        </w:tc>
        <w:tc>
          <w:tcPr>
            <w:tcW w:w="3024" w:type="dxa"/>
            <w:tcMar>
              <w:top w:w="28" w:type="dxa"/>
              <w:left w:w="28" w:type="dxa"/>
              <w:bottom w:w="28" w:type="dxa"/>
              <w:right w:w="28" w:type="dxa"/>
            </w:tcMar>
            <w:vAlign w:val="center"/>
          </w:tcPr>
          <w:p w14:paraId="2CB7A753" w14:textId="1014DDA1" w:rsidR="00522C77" w:rsidRPr="002B3694" w:rsidRDefault="00522C77" w:rsidP="00522C77"/>
        </w:tc>
        <w:tc>
          <w:tcPr>
            <w:tcW w:w="1990" w:type="dxa"/>
            <w:tcMar>
              <w:top w:w="28" w:type="dxa"/>
              <w:left w:w="28" w:type="dxa"/>
              <w:bottom w:w="28" w:type="dxa"/>
              <w:right w:w="28" w:type="dxa"/>
            </w:tcMar>
            <w:vAlign w:val="center"/>
          </w:tcPr>
          <w:p w14:paraId="1C9AF0A6" w14:textId="33BA6080" w:rsidR="00522C77" w:rsidRPr="002B3694" w:rsidRDefault="00522C77" w:rsidP="00522C77"/>
        </w:tc>
        <w:tc>
          <w:tcPr>
            <w:tcW w:w="6705" w:type="dxa"/>
            <w:tcMar>
              <w:top w:w="28" w:type="dxa"/>
              <w:left w:w="28" w:type="dxa"/>
              <w:bottom w:w="28" w:type="dxa"/>
              <w:right w:w="28" w:type="dxa"/>
            </w:tcMar>
            <w:vAlign w:val="center"/>
          </w:tcPr>
          <w:p w14:paraId="7F0ECD71" w14:textId="6548C4FF" w:rsidR="00522C77" w:rsidRPr="002B3694" w:rsidRDefault="00522C77" w:rsidP="00522C77"/>
        </w:tc>
      </w:tr>
      <w:tr w:rsidR="00522C77" w:rsidRPr="002B3694" w14:paraId="39A0A246" w14:textId="77777777" w:rsidTr="003B448D">
        <w:tc>
          <w:tcPr>
            <w:tcW w:w="2211" w:type="dxa"/>
            <w:vMerge w:val="restart"/>
            <w:tcMar>
              <w:top w:w="28" w:type="dxa"/>
              <w:left w:w="28" w:type="dxa"/>
              <w:bottom w:w="28" w:type="dxa"/>
              <w:right w:w="28" w:type="dxa"/>
            </w:tcMar>
            <w:vAlign w:val="center"/>
            <w:hideMark/>
          </w:tcPr>
          <w:p w14:paraId="0AAA48E1" w14:textId="77777777" w:rsidR="00522C77" w:rsidRPr="00215E98" w:rsidRDefault="00522C77" w:rsidP="00522C77">
            <w:r w:rsidRPr="00215E98">
              <w:lastRenderedPageBreak/>
              <w:t>Local / Indigenous Knowledge</w:t>
            </w:r>
          </w:p>
        </w:tc>
        <w:tc>
          <w:tcPr>
            <w:tcW w:w="3024" w:type="dxa"/>
            <w:tcMar>
              <w:top w:w="28" w:type="dxa"/>
              <w:left w:w="28" w:type="dxa"/>
              <w:bottom w:w="28" w:type="dxa"/>
              <w:right w:w="28" w:type="dxa"/>
            </w:tcMar>
            <w:vAlign w:val="center"/>
            <w:hideMark/>
          </w:tcPr>
          <w:p w14:paraId="41BA989C" w14:textId="78B0F826" w:rsidR="00522C77" w:rsidRPr="002B3694" w:rsidRDefault="00522C77" w:rsidP="00522C77">
            <w:r w:rsidRPr="002B3694">
              <w:t xml:space="preserve">Indigenous </w:t>
            </w:r>
            <w:r>
              <w:t xml:space="preserve">and Local </w:t>
            </w:r>
            <w:r w:rsidRPr="002B3694">
              <w:t>Knowledge</w:t>
            </w:r>
          </w:p>
        </w:tc>
        <w:tc>
          <w:tcPr>
            <w:tcW w:w="1990" w:type="dxa"/>
            <w:tcMar>
              <w:top w:w="28" w:type="dxa"/>
              <w:left w:w="28" w:type="dxa"/>
              <w:bottom w:w="28" w:type="dxa"/>
              <w:right w:w="28" w:type="dxa"/>
            </w:tcMar>
            <w:vAlign w:val="center"/>
            <w:hideMark/>
          </w:tcPr>
          <w:p w14:paraId="2E7D6D58" w14:textId="4AB88DF4" w:rsidR="00522C77" w:rsidRPr="002B3694" w:rsidRDefault="00522C77" w:rsidP="00522C77">
            <w:r>
              <w:t>Online resources</w:t>
            </w:r>
          </w:p>
        </w:tc>
        <w:tc>
          <w:tcPr>
            <w:tcW w:w="6705" w:type="dxa"/>
            <w:tcMar>
              <w:top w:w="28" w:type="dxa"/>
              <w:left w:w="28" w:type="dxa"/>
              <w:bottom w:w="28" w:type="dxa"/>
              <w:right w:w="28" w:type="dxa"/>
            </w:tcMar>
            <w:vAlign w:val="center"/>
            <w:hideMark/>
          </w:tcPr>
          <w:p w14:paraId="1CD88630" w14:textId="72323A97" w:rsidR="00522C77" w:rsidRPr="002B3694" w:rsidRDefault="00000000" w:rsidP="00522C77">
            <w:hyperlink r:id="rId82" w:history="1">
              <w:r w:rsidR="00522C77" w:rsidRPr="00C9297C">
                <w:rPr>
                  <w:rStyle w:val="Hyperlink"/>
                </w:rPr>
                <w:t>https://www.ipbes.net/ilk-publication-resources</w:t>
              </w:r>
            </w:hyperlink>
            <w:r w:rsidR="00522C77">
              <w:t xml:space="preserve"> </w:t>
            </w:r>
          </w:p>
        </w:tc>
      </w:tr>
      <w:tr w:rsidR="00522C77" w:rsidRPr="002B3694" w14:paraId="61D76375" w14:textId="77777777" w:rsidTr="008708B2">
        <w:tc>
          <w:tcPr>
            <w:tcW w:w="2211" w:type="dxa"/>
            <w:vMerge/>
            <w:tcMar>
              <w:top w:w="28" w:type="dxa"/>
              <w:left w:w="28" w:type="dxa"/>
              <w:bottom w:w="28" w:type="dxa"/>
              <w:right w:w="28" w:type="dxa"/>
            </w:tcMar>
            <w:vAlign w:val="center"/>
            <w:hideMark/>
          </w:tcPr>
          <w:p w14:paraId="627E322B" w14:textId="77777777" w:rsidR="00522C77" w:rsidRPr="00215E98" w:rsidRDefault="00522C77" w:rsidP="00522C77"/>
        </w:tc>
        <w:tc>
          <w:tcPr>
            <w:tcW w:w="3024" w:type="dxa"/>
            <w:tcMar>
              <w:top w:w="28" w:type="dxa"/>
              <w:left w:w="28" w:type="dxa"/>
              <w:bottom w:w="28" w:type="dxa"/>
              <w:right w:w="28" w:type="dxa"/>
            </w:tcMar>
            <w:vAlign w:val="center"/>
          </w:tcPr>
          <w:p w14:paraId="1E577430" w14:textId="4E3745EC" w:rsidR="00522C77" w:rsidRPr="002B3694" w:rsidRDefault="00522C77" w:rsidP="00522C77">
            <w:ins w:id="68" w:author="David Torrance" w:date="2026-05-11T15:43:00Z">
              <w:r w:rsidRPr="00522C77">
                <w:t>Indigenous knowledge is crucial in the fight against climate change – here’s why</w:t>
              </w:r>
              <w:r>
                <w:t xml:space="preserve"> (UNDP Explainer)</w:t>
              </w:r>
            </w:ins>
          </w:p>
        </w:tc>
        <w:tc>
          <w:tcPr>
            <w:tcW w:w="1990" w:type="dxa"/>
            <w:tcMar>
              <w:top w:w="28" w:type="dxa"/>
              <w:left w:w="28" w:type="dxa"/>
              <w:bottom w:w="28" w:type="dxa"/>
              <w:right w:w="28" w:type="dxa"/>
            </w:tcMar>
            <w:vAlign w:val="center"/>
          </w:tcPr>
          <w:p w14:paraId="1C1123BD" w14:textId="32BE9B9E" w:rsidR="00522C77" w:rsidRPr="002B3694" w:rsidRDefault="00522C77" w:rsidP="00522C77">
            <w:ins w:id="69" w:author="David Torrance" w:date="2026-05-11T15:43:00Z">
              <w:r>
                <w:t>Blogpost</w:t>
              </w:r>
            </w:ins>
          </w:p>
        </w:tc>
        <w:tc>
          <w:tcPr>
            <w:tcW w:w="6705" w:type="dxa"/>
            <w:tcMar>
              <w:top w:w="28" w:type="dxa"/>
              <w:left w:w="28" w:type="dxa"/>
              <w:bottom w:w="28" w:type="dxa"/>
              <w:right w:w="28" w:type="dxa"/>
            </w:tcMar>
            <w:vAlign w:val="center"/>
          </w:tcPr>
          <w:p w14:paraId="5894DC61" w14:textId="106C90DD" w:rsidR="00522C77" w:rsidRPr="002B3694" w:rsidRDefault="00522C77" w:rsidP="00522C77">
            <w:ins w:id="70" w:author="David Torrance" w:date="2026-05-11T15:43:00Z">
              <w:r w:rsidRPr="00522C77">
                <w:t>https://climatepromise.undp.org/news-and-stories/indigenous-knowledge-crucial-fight-against-climate-change-heres-why</w:t>
              </w:r>
            </w:ins>
          </w:p>
        </w:tc>
      </w:tr>
      <w:tr w:rsidR="00522C77" w:rsidRPr="002B3694" w14:paraId="5001F112" w14:textId="77777777" w:rsidTr="008708B2">
        <w:tc>
          <w:tcPr>
            <w:tcW w:w="2211" w:type="dxa"/>
            <w:vMerge/>
            <w:tcMar>
              <w:top w:w="28" w:type="dxa"/>
              <w:left w:w="28" w:type="dxa"/>
              <w:bottom w:w="28" w:type="dxa"/>
              <w:right w:w="28" w:type="dxa"/>
            </w:tcMar>
            <w:vAlign w:val="center"/>
            <w:hideMark/>
          </w:tcPr>
          <w:p w14:paraId="1F0F60C3" w14:textId="77777777" w:rsidR="00522C77" w:rsidRPr="00215E98" w:rsidRDefault="00522C77" w:rsidP="00522C77"/>
        </w:tc>
        <w:tc>
          <w:tcPr>
            <w:tcW w:w="3024" w:type="dxa"/>
            <w:tcMar>
              <w:top w:w="28" w:type="dxa"/>
              <w:left w:w="28" w:type="dxa"/>
              <w:bottom w:w="28" w:type="dxa"/>
              <w:right w:w="28" w:type="dxa"/>
            </w:tcMar>
            <w:vAlign w:val="center"/>
          </w:tcPr>
          <w:p w14:paraId="2BFFE9D7" w14:textId="6040C2E5" w:rsidR="00522C77" w:rsidRPr="002B3694" w:rsidRDefault="00522C77" w:rsidP="00522C77">
            <w:ins w:id="71" w:author="David Torrance" w:date="2026-05-11T15:54:00Z">
              <w:r>
                <w:t>Valuing and Sharing Local Knowledge and Capacity: Practical approaches for enabling locally led development co-operation (OECD)</w:t>
              </w:r>
            </w:ins>
          </w:p>
        </w:tc>
        <w:tc>
          <w:tcPr>
            <w:tcW w:w="1990" w:type="dxa"/>
            <w:tcMar>
              <w:top w:w="28" w:type="dxa"/>
              <w:left w:w="28" w:type="dxa"/>
              <w:bottom w:w="28" w:type="dxa"/>
              <w:right w:w="28" w:type="dxa"/>
            </w:tcMar>
            <w:vAlign w:val="center"/>
          </w:tcPr>
          <w:p w14:paraId="13BA9E25" w14:textId="17D5365B" w:rsidR="00522C77" w:rsidRPr="002B3694" w:rsidRDefault="00522C77" w:rsidP="00522C77">
            <w:ins w:id="72" w:author="David Torrance" w:date="2026-05-11T15:55:00Z">
              <w:r>
                <w:t>Published Report</w:t>
              </w:r>
            </w:ins>
          </w:p>
        </w:tc>
        <w:tc>
          <w:tcPr>
            <w:tcW w:w="6705" w:type="dxa"/>
            <w:tcMar>
              <w:top w:w="28" w:type="dxa"/>
              <w:left w:w="28" w:type="dxa"/>
              <w:bottom w:w="28" w:type="dxa"/>
              <w:right w:w="28" w:type="dxa"/>
            </w:tcMar>
            <w:vAlign w:val="center"/>
          </w:tcPr>
          <w:p w14:paraId="7951BE64" w14:textId="64137514" w:rsidR="00522C77" w:rsidRPr="002B3694" w:rsidRDefault="00522C77" w:rsidP="00522C77">
            <w:ins w:id="73" w:author="David Torrance" w:date="2026-05-11T15:54:00Z">
              <w:r w:rsidRPr="00522C77">
                <w:t>https://one.oecd.org/document/DCD(2024)28/en/pdf</w:t>
              </w:r>
            </w:ins>
          </w:p>
        </w:tc>
      </w:tr>
      <w:tr w:rsidR="00522C77" w:rsidRPr="002B3694" w14:paraId="447147B6" w14:textId="77777777" w:rsidTr="008708B2">
        <w:tc>
          <w:tcPr>
            <w:tcW w:w="2211" w:type="dxa"/>
            <w:vMerge w:val="restart"/>
            <w:tcMar>
              <w:top w:w="28" w:type="dxa"/>
              <w:left w:w="28" w:type="dxa"/>
              <w:bottom w:w="28" w:type="dxa"/>
              <w:right w:w="28" w:type="dxa"/>
            </w:tcMar>
            <w:vAlign w:val="center"/>
            <w:hideMark/>
          </w:tcPr>
          <w:p w14:paraId="758A2B35" w14:textId="77777777" w:rsidR="00522C77" w:rsidRPr="00215E98" w:rsidRDefault="00522C77" w:rsidP="00522C77">
            <w:r w:rsidRPr="00215E98">
              <w:t xml:space="preserve">Culture and </w:t>
            </w:r>
            <w:commentRangeStart w:id="74"/>
            <w:r w:rsidRPr="00215E98">
              <w:t>Identity</w:t>
            </w:r>
            <w:commentRangeEnd w:id="74"/>
            <w:r>
              <w:rPr>
                <w:rStyle w:val="CommentReference"/>
              </w:rPr>
              <w:commentReference w:id="74"/>
            </w:r>
          </w:p>
        </w:tc>
        <w:tc>
          <w:tcPr>
            <w:tcW w:w="3024" w:type="dxa"/>
            <w:tcMar>
              <w:top w:w="28" w:type="dxa"/>
              <w:left w:w="28" w:type="dxa"/>
              <w:bottom w:w="28" w:type="dxa"/>
              <w:right w:w="28" w:type="dxa"/>
            </w:tcMar>
            <w:vAlign w:val="center"/>
          </w:tcPr>
          <w:p w14:paraId="50A89121" w14:textId="74B93A9A" w:rsidR="00522C77" w:rsidRPr="002B3694" w:rsidRDefault="00522C77" w:rsidP="00522C77">
            <w:ins w:id="75" w:author="David Torrance" w:date="2026-05-11T14:03:00Z">
              <w:r>
                <w:t xml:space="preserve">Nomads: the wanderers who shaped our world </w:t>
              </w:r>
            </w:ins>
            <w:ins w:id="76" w:author="David Torrance" w:date="2026-05-11T14:02:00Z">
              <w:r>
                <w:t>(Anthony Sattin)</w:t>
              </w:r>
            </w:ins>
          </w:p>
        </w:tc>
        <w:tc>
          <w:tcPr>
            <w:tcW w:w="1990" w:type="dxa"/>
            <w:tcMar>
              <w:top w:w="28" w:type="dxa"/>
              <w:left w:w="28" w:type="dxa"/>
              <w:bottom w:w="28" w:type="dxa"/>
              <w:right w:w="28" w:type="dxa"/>
            </w:tcMar>
            <w:vAlign w:val="center"/>
          </w:tcPr>
          <w:p w14:paraId="6DD48902" w14:textId="326CC9CB" w:rsidR="00522C77" w:rsidRPr="002B3694" w:rsidRDefault="00522C77" w:rsidP="00522C77">
            <w:ins w:id="77" w:author="David Torrance" w:date="2026-05-11T14:04:00Z">
              <w:r>
                <w:t>Book, available for purchase</w:t>
              </w:r>
            </w:ins>
            <w:ins w:id="78" w:author="David Torrance" w:date="2026-05-11T14:28:00Z">
              <w:r>
                <w:t>.</w:t>
              </w:r>
            </w:ins>
            <w:ins w:id="79" w:author="David Torrance" w:date="2026-05-11T14:29:00Z">
              <w:r>
                <w:t xml:space="preserve"> Summary</w:t>
              </w:r>
            </w:ins>
            <w:ins w:id="80" w:author="David Torrance" w:date="2026-05-11T14:04:00Z">
              <w:r>
                <w:t xml:space="preserve"> online</w:t>
              </w:r>
            </w:ins>
            <w:ins w:id="81" w:author="David Torrance" w:date="2026-05-11T14:29:00Z">
              <w:r>
                <w:t>.</w:t>
              </w:r>
            </w:ins>
          </w:p>
        </w:tc>
        <w:tc>
          <w:tcPr>
            <w:tcW w:w="6705" w:type="dxa"/>
            <w:tcMar>
              <w:top w:w="28" w:type="dxa"/>
              <w:left w:w="28" w:type="dxa"/>
              <w:bottom w:w="28" w:type="dxa"/>
              <w:right w:w="28" w:type="dxa"/>
            </w:tcMar>
            <w:vAlign w:val="center"/>
          </w:tcPr>
          <w:p w14:paraId="0D9912C2" w14:textId="7500382F" w:rsidR="00522C77" w:rsidRPr="002B3694" w:rsidRDefault="00522C77" w:rsidP="00522C77">
            <w:r>
              <w:t xml:space="preserve"> </w:t>
            </w:r>
            <w:hyperlink r:id="rId83" w:history="1">
              <w:r w:rsidRPr="007C3D7B">
                <w:rPr>
                  <w:rStyle w:val="Hyperlink"/>
                </w:rPr>
                <w:t>https://wwnorton.com/books/9781324035459</w:t>
              </w:r>
            </w:hyperlink>
            <w:r>
              <w:t xml:space="preserve"> and </w:t>
            </w:r>
            <w:ins w:id="82" w:author="David Torrance" w:date="2026-05-11T14:29:00Z">
              <w:r>
                <w:fldChar w:fldCharType="begin"/>
              </w:r>
              <w:r>
                <w:instrText>HYPERLINK "https://nextbigideaclub.com/magazine/nomads-wanderers-shaped-world-bookbite/"</w:instrText>
              </w:r>
              <w:r>
                <w:fldChar w:fldCharType="separate"/>
              </w:r>
              <w:r w:rsidRPr="00522C77">
                <w:rPr>
                  <w:rStyle w:val="Hyperlink"/>
                </w:rPr>
                <w:t>https://nextbigideaclub.com/magazine/nomads-wanderers-shaped-world-bookbite/</w:t>
              </w:r>
              <w:r>
                <w:fldChar w:fldCharType="end"/>
              </w:r>
            </w:ins>
            <w:r>
              <w:t xml:space="preserve"> </w:t>
            </w:r>
          </w:p>
        </w:tc>
      </w:tr>
      <w:tr w:rsidR="00522C77" w:rsidRPr="002B3694" w14:paraId="20E16A30" w14:textId="77777777" w:rsidTr="008708B2">
        <w:tc>
          <w:tcPr>
            <w:tcW w:w="2211" w:type="dxa"/>
            <w:vMerge/>
            <w:tcMar>
              <w:top w:w="28" w:type="dxa"/>
              <w:left w:w="28" w:type="dxa"/>
              <w:bottom w:w="28" w:type="dxa"/>
              <w:right w:w="28" w:type="dxa"/>
            </w:tcMar>
            <w:vAlign w:val="center"/>
            <w:hideMark/>
          </w:tcPr>
          <w:p w14:paraId="48D8E38A" w14:textId="77777777" w:rsidR="00522C77" w:rsidRPr="002B3694" w:rsidRDefault="00522C77" w:rsidP="00522C77"/>
        </w:tc>
        <w:tc>
          <w:tcPr>
            <w:tcW w:w="3024" w:type="dxa"/>
            <w:tcMar>
              <w:top w:w="28" w:type="dxa"/>
              <w:left w:w="28" w:type="dxa"/>
              <w:bottom w:w="28" w:type="dxa"/>
              <w:right w:w="28" w:type="dxa"/>
            </w:tcMar>
            <w:vAlign w:val="center"/>
          </w:tcPr>
          <w:p w14:paraId="439DF77B" w14:textId="167D6780" w:rsidR="00522C77" w:rsidRPr="002B3694" w:rsidRDefault="00522C77" w:rsidP="00522C77">
            <w:ins w:id="83" w:author="David Torrance" w:date="2026-05-11T15:00:00Z">
              <w:r>
                <w:t>Nomadic Pastoralism: A (Tentative) Definition (Marius Warg Næss)</w:t>
              </w:r>
            </w:ins>
          </w:p>
        </w:tc>
        <w:tc>
          <w:tcPr>
            <w:tcW w:w="1990" w:type="dxa"/>
            <w:tcMar>
              <w:top w:w="28" w:type="dxa"/>
              <w:left w:w="28" w:type="dxa"/>
              <w:bottom w:w="28" w:type="dxa"/>
              <w:right w:w="28" w:type="dxa"/>
            </w:tcMar>
            <w:vAlign w:val="center"/>
          </w:tcPr>
          <w:p w14:paraId="1E2BF510" w14:textId="1175A393" w:rsidR="00522C77" w:rsidRPr="002B3694" w:rsidRDefault="00522C77" w:rsidP="00522C77">
            <w:ins w:id="84" w:author="David Torrance" w:date="2026-05-11T15:06:00Z">
              <w:r>
                <w:t>Blogpost</w:t>
              </w:r>
            </w:ins>
            <w:ins w:id="85" w:author="David Torrance" w:date="2026-05-11T15:55:00Z">
              <w:r>
                <w:t xml:space="preserve"> with useful references</w:t>
              </w:r>
            </w:ins>
          </w:p>
        </w:tc>
        <w:tc>
          <w:tcPr>
            <w:tcW w:w="6705" w:type="dxa"/>
            <w:tcMar>
              <w:top w:w="28" w:type="dxa"/>
              <w:left w:w="28" w:type="dxa"/>
              <w:bottom w:w="28" w:type="dxa"/>
              <w:right w:w="28" w:type="dxa"/>
            </w:tcMar>
            <w:vAlign w:val="center"/>
          </w:tcPr>
          <w:p w14:paraId="17653650" w14:textId="5C4047AA" w:rsidR="00522C77" w:rsidRPr="002B3694" w:rsidRDefault="00522C77" w:rsidP="00522C77">
            <w:ins w:id="86" w:author="David Torrance" w:date="2026-05-11T15:00:00Z">
              <w:r w:rsidRPr="00522C77">
                <w:t>https://pastoralism-climate-change-policy.com/2013/09/24/nomadic-pastoralism-a-tentative-definition/</w:t>
              </w:r>
            </w:ins>
          </w:p>
        </w:tc>
      </w:tr>
      <w:tr w:rsidR="00522C77" w:rsidRPr="002B3694" w14:paraId="0E43EB9D" w14:textId="77777777" w:rsidTr="008708B2">
        <w:tc>
          <w:tcPr>
            <w:tcW w:w="2211" w:type="dxa"/>
            <w:vMerge/>
            <w:tcMar>
              <w:top w:w="28" w:type="dxa"/>
              <w:left w:w="28" w:type="dxa"/>
              <w:bottom w:w="28" w:type="dxa"/>
              <w:right w:w="28" w:type="dxa"/>
            </w:tcMar>
            <w:vAlign w:val="center"/>
            <w:hideMark/>
          </w:tcPr>
          <w:p w14:paraId="02B38616" w14:textId="77777777" w:rsidR="00522C77" w:rsidRPr="002B3694" w:rsidRDefault="00522C77" w:rsidP="00522C77"/>
        </w:tc>
        <w:tc>
          <w:tcPr>
            <w:tcW w:w="3024" w:type="dxa"/>
            <w:tcMar>
              <w:top w:w="28" w:type="dxa"/>
              <w:left w:w="28" w:type="dxa"/>
              <w:bottom w:w="28" w:type="dxa"/>
              <w:right w:w="28" w:type="dxa"/>
            </w:tcMar>
            <w:vAlign w:val="center"/>
          </w:tcPr>
          <w:p w14:paraId="3C2BBAE1" w14:textId="7E7BD588" w:rsidR="00522C77" w:rsidRPr="002B3694" w:rsidRDefault="00522C77" w:rsidP="00522C77">
            <w:ins w:id="87" w:author="David Torrance" w:date="2026-05-11T15:56:00Z">
              <w:r w:rsidRPr="00522C77">
                <w:t>Nomads’ Land: Exploring the Social and Political Life of the Nomad Category</w:t>
              </w:r>
              <w:r>
                <w:t xml:space="preserve"> (Howarth et al)</w:t>
              </w:r>
            </w:ins>
          </w:p>
        </w:tc>
        <w:tc>
          <w:tcPr>
            <w:tcW w:w="1990" w:type="dxa"/>
            <w:tcMar>
              <w:top w:w="28" w:type="dxa"/>
              <w:left w:w="28" w:type="dxa"/>
              <w:bottom w:w="28" w:type="dxa"/>
              <w:right w:w="28" w:type="dxa"/>
            </w:tcMar>
            <w:vAlign w:val="center"/>
          </w:tcPr>
          <w:p w14:paraId="74AD2F1E" w14:textId="586769EC" w:rsidR="00522C77" w:rsidRPr="002B3694" w:rsidRDefault="00522C77" w:rsidP="00522C77">
            <w:ins w:id="88" w:author="David Torrance" w:date="2026-05-11T15:56:00Z">
              <w:r>
                <w:t>Published article (open access)</w:t>
              </w:r>
            </w:ins>
          </w:p>
        </w:tc>
        <w:tc>
          <w:tcPr>
            <w:tcW w:w="6705" w:type="dxa"/>
            <w:tcMar>
              <w:top w:w="28" w:type="dxa"/>
              <w:left w:w="28" w:type="dxa"/>
              <w:bottom w:w="28" w:type="dxa"/>
              <w:right w:w="28" w:type="dxa"/>
            </w:tcMar>
            <w:vAlign w:val="center"/>
          </w:tcPr>
          <w:p w14:paraId="32F57987" w14:textId="6F6713C8" w:rsidR="00522C77" w:rsidRPr="002B3694" w:rsidRDefault="00522C77" w:rsidP="00522C77">
            <w:ins w:id="89" w:author="David Torrance" w:date="2026-05-11T15:56:00Z">
              <w:r w:rsidRPr="00522C77">
                <w:t>https://academic.oup.com/ips/article/18/4/olae034/7824581</w:t>
              </w:r>
            </w:ins>
          </w:p>
        </w:tc>
      </w:tr>
    </w:tbl>
    <w:p w14:paraId="56D474F5" w14:textId="08660BE1" w:rsidR="00F47DCA" w:rsidRPr="002B3694" w:rsidRDefault="00F47DCA" w:rsidP="00317A5E">
      <w:pPr>
        <w:pStyle w:val="Heading2"/>
      </w:pPr>
      <w:r w:rsidRPr="002B3694">
        <w:t xml:space="preserve">Related </w:t>
      </w:r>
      <w:r w:rsidR="00EA7550">
        <w:t>Themes</w:t>
      </w:r>
    </w:p>
    <w:p w14:paraId="2F97C421" w14:textId="77777777" w:rsidR="00F47DCA" w:rsidRPr="002B3694" w:rsidRDefault="00F47DCA" w:rsidP="00317A5E">
      <w:pPr>
        <w:pStyle w:val="ListParagraph"/>
        <w:numPr>
          <w:ilvl w:val="0"/>
          <w:numId w:val="21"/>
        </w:numPr>
      </w:pPr>
      <w:r w:rsidRPr="002B3694">
        <w:t>Creation Care (rangelands, biodiversity)</w:t>
      </w:r>
    </w:p>
    <w:p w14:paraId="6C4BF9C1" w14:textId="77777777" w:rsidR="00F47DCA" w:rsidRPr="002B3694" w:rsidRDefault="00F47DCA" w:rsidP="00317A5E">
      <w:pPr>
        <w:pStyle w:val="ListParagraph"/>
        <w:numPr>
          <w:ilvl w:val="0"/>
          <w:numId w:val="21"/>
        </w:numPr>
      </w:pPr>
      <w:r w:rsidRPr="002B3694">
        <w:t>Five Marks of Mission (justice, service, dignity)</w:t>
      </w:r>
    </w:p>
    <w:p w14:paraId="411D6418" w14:textId="77777777" w:rsidR="00306392" w:rsidRDefault="00306392" w:rsidP="00317A5E">
      <w:pPr>
        <w:pStyle w:val="ListParagraph"/>
        <w:numPr>
          <w:ilvl w:val="0"/>
          <w:numId w:val="21"/>
        </w:numPr>
      </w:pPr>
      <w:r w:rsidRPr="002B3694">
        <w:t>Governance and rights-based approaches</w:t>
      </w:r>
    </w:p>
    <w:p w14:paraId="39B9642A" w14:textId="77777777" w:rsidR="00F47DCA" w:rsidRDefault="00F47DCA" w:rsidP="00317A5E">
      <w:pPr>
        <w:pStyle w:val="ListParagraph"/>
        <w:numPr>
          <w:ilvl w:val="0"/>
          <w:numId w:val="21"/>
        </w:numPr>
      </w:pPr>
      <w:r w:rsidRPr="002B3694">
        <w:t>Climate change adaptation</w:t>
      </w:r>
    </w:p>
    <w:p w14:paraId="01D878AB" w14:textId="77777777" w:rsidR="003651F5" w:rsidRPr="002B3694" w:rsidRDefault="003651F5" w:rsidP="00317A5E">
      <w:pPr>
        <w:pStyle w:val="ListParagraph"/>
        <w:numPr>
          <w:ilvl w:val="0"/>
          <w:numId w:val="21"/>
        </w:numPr>
      </w:pPr>
    </w:p>
    <w:p w14:paraId="0C159349" w14:textId="77777777" w:rsidR="00F47DCA" w:rsidRPr="002B3694" w:rsidRDefault="00C67071" w:rsidP="00317A5E">
      <w:r w:rsidRPr="00C67071">
        <w:rPr>
          <w:noProof/>
          <w14:ligatures w14:val="standardContextual"/>
        </w:rPr>
        <w:pict w14:anchorId="54135BB6">
          <v:rect id="_x0000_i1025" alt="" style="width:451.3pt;height:.05pt;mso-width-percent:0;mso-height-percent:0;mso-width-percent:0;mso-height-percent:0" o:hralign="center" o:hrstd="t" o:hr="t" fillcolor="#a0a0a0" stroked="f"/>
        </w:pict>
      </w:r>
    </w:p>
    <w:p w14:paraId="0B25F407" w14:textId="77777777" w:rsidR="00B63B12" w:rsidRDefault="00B63B12" w:rsidP="00317A5E"/>
    <w:p w14:paraId="2E276B80" w14:textId="77777777" w:rsidR="002B3694" w:rsidRDefault="002B3694" w:rsidP="00317A5E"/>
    <w:sectPr w:rsidR="002B3694" w:rsidSect="00F47DCA">
      <w:pgSz w:w="16820" w:h="1190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David Torrance" w:date="2026-05-11T10:54:00Z" w:initials="DT">
    <w:p w14:paraId="3D3066E8" w14:textId="654E56FC" w:rsidR="00522C77" w:rsidRDefault="00522C77">
      <w:pPr>
        <w:pStyle w:val="CommentText"/>
      </w:pPr>
      <w:r>
        <w:rPr>
          <w:rStyle w:val="CommentReference"/>
        </w:rPr>
        <w:annotationRef/>
      </w:r>
      <w:r>
        <w:rPr>
          <w:noProof/>
        </w:rPr>
        <w:t>Propose removing this. As it is strongly associated with a particular tradition, I think there is quite a high likelihood some would come straight to this section, see that the books on evangelism aren't their preferred tradition, and discount everything else on that basis. However, as it's a book rather than an online resource, I think the likelihood is pretty low that someone buys it and thereafter finds it helpful. I think the two you have are pretty good, plus adding the Chris Wright book here too.</w:t>
      </w:r>
    </w:p>
  </w:comment>
  <w:comment w:id="9" w:author="David Torrance" w:date="2026-05-11T16:27:00Z" w:initials="DT">
    <w:p w14:paraId="4BF98635" w14:textId="1BEF1A26" w:rsidR="00522C77" w:rsidRDefault="00522C77">
      <w:pPr>
        <w:pStyle w:val="CommentText"/>
      </w:pPr>
      <w:r>
        <w:rPr>
          <w:rStyle w:val="CommentReference"/>
        </w:rPr>
        <w:annotationRef/>
      </w:r>
      <w:r>
        <w:rPr>
          <w:rStyle w:val="CommentReference"/>
        </w:rPr>
        <w:t>Propose removing the Hewitt book. Given that it’s strongly connected to a specific theological tradition, I think it’s highly likely that some target users of the app open it up, look at this section to see if it’s “sound” and decide that it’s not their brand and so ditch the app altogether. I also think that’s much more likely than someone buying it and realising huge effort. Happy to be pushed back! But I think staying a little blander on this one might make it a bit easier to engage a wider range of users with some of the rest of the material. Perhaps once blog posts are here, they could cite the Hewitt with a clear explanation, but I think it’s a hostage to fortune in this list.</w:t>
      </w:r>
    </w:p>
  </w:comment>
  <w:comment w:id="63" w:author="David Torrance" w:date="2026-05-11T14:33:00Z" w:initials="DT">
    <w:p w14:paraId="122CC634" w14:textId="4C3516CB" w:rsidR="00522C77" w:rsidRDefault="00522C77">
      <w:pPr>
        <w:pStyle w:val="CommentText"/>
      </w:pPr>
      <w:r>
        <w:rPr>
          <w:rStyle w:val="CommentReference"/>
        </w:rPr>
        <w:annotationRef/>
      </w:r>
      <w:r>
        <w:t>This is listed above as well, but bears linking to here too.</w:t>
      </w:r>
    </w:p>
    <w:p w14:paraId="7A4A2230" w14:textId="5623493F" w:rsidR="00522C77" w:rsidRDefault="00522C77">
      <w:pPr>
        <w:pStyle w:val="CommentText"/>
      </w:pPr>
    </w:p>
  </w:comment>
  <w:comment w:id="74" w:author="David Torrance" w:date="2026-05-11T14:01:00Z" w:initials="DT">
    <w:p w14:paraId="714B47A3" w14:textId="00FC0FAE" w:rsidR="00522C77" w:rsidRDefault="00522C77">
      <w:pPr>
        <w:pStyle w:val="CommentText"/>
      </w:pPr>
      <w:r>
        <w:rPr>
          <w:rStyle w:val="CommentReference"/>
        </w:rPr>
        <w:annotationRef/>
      </w:r>
      <w:r>
        <w:rPr>
          <w:rStyle w:val="CommentReference"/>
        </w:rPr>
        <w:t>I’ve once again had a go at trawling through work trying to define nomadic pastoralism. I’ve put what I think could work, but really this would benefit from a blog post – perhaps a list of key ideas, e.g.”nomad vs settled is limiting”, a bit more about the fact that nomads aren’t landless, and how settled and nomadic people need each other.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3066E8" w15:done="0"/>
  <w15:commentEx w15:paraId="4BF98635" w15:done="0"/>
  <w15:commentEx w15:paraId="7A4A2230" w15:done="0"/>
  <w15:commentEx w15:paraId="714B4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7ACB29" w16cex:dateUtc="2026-05-11T09:54:00Z"/>
  <w16cex:commentExtensible w16cex:durableId="00B18DFA" w16cex:dateUtc="2026-05-11T15:27:00Z"/>
  <w16cex:commentExtensible w16cex:durableId="4E885D9E" w16cex:dateUtc="2026-05-11T13:33:00Z"/>
  <w16cex:commentExtensible w16cex:durableId="02CE0315" w16cex:dateUtc="2026-05-11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3066E8" w16cid:durableId="5F7ACB29"/>
  <w16cid:commentId w16cid:paraId="4BF98635" w16cid:durableId="00B18DFA"/>
  <w16cid:commentId w16cid:paraId="7A4A2230" w16cid:durableId="4E885D9E"/>
  <w16cid:commentId w16cid:paraId="714B47A3" w16cid:durableId="02CE03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09E"/>
    <w:multiLevelType w:val="multilevel"/>
    <w:tmpl w:val="1FA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6D13"/>
    <w:multiLevelType w:val="multilevel"/>
    <w:tmpl w:val="697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2F9F"/>
    <w:multiLevelType w:val="multilevel"/>
    <w:tmpl w:val="4F0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0D49"/>
    <w:multiLevelType w:val="multilevel"/>
    <w:tmpl w:val="9CA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F23B4"/>
    <w:multiLevelType w:val="multilevel"/>
    <w:tmpl w:val="F7F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1384D"/>
    <w:multiLevelType w:val="hybridMultilevel"/>
    <w:tmpl w:val="42B8D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096AF2"/>
    <w:multiLevelType w:val="multilevel"/>
    <w:tmpl w:val="2C2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B54B3"/>
    <w:multiLevelType w:val="multilevel"/>
    <w:tmpl w:val="17B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40A92"/>
    <w:multiLevelType w:val="multilevel"/>
    <w:tmpl w:val="512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6327F"/>
    <w:multiLevelType w:val="multilevel"/>
    <w:tmpl w:val="C7A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5583E"/>
    <w:multiLevelType w:val="multilevel"/>
    <w:tmpl w:val="339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715D7"/>
    <w:multiLevelType w:val="multilevel"/>
    <w:tmpl w:val="05E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7399D"/>
    <w:multiLevelType w:val="multilevel"/>
    <w:tmpl w:val="1856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92437"/>
    <w:multiLevelType w:val="multilevel"/>
    <w:tmpl w:val="0A3A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37B09"/>
    <w:multiLevelType w:val="multilevel"/>
    <w:tmpl w:val="A88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3559A"/>
    <w:multiLevelType w:val="multilevel"/>
    <w:tmpl w:val="767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A0A90"/>
    <w:multiLevelType w:val="multilevel"/>
    <w:tmpl w:val="E70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410E8"/>
    <w:multiLevelType w:val="multilevel"/>
    <w:tmpl w:val="6C0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C2438"/>
    <w:multiLevelType w:val="hybridMultilevel"/>
    <w:tmpl w:val="8F6A39D4"/>
    <w:lvl w:ilvl="0" w:tplc="FC48EEEC">
      <w:start w:val="1"/>
      <w:numFmt w:val="bullet"/>
      <w:pStyle w:val="Heading3"/>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CA330A"/>
    <w:multiLevelType w:val="multilevel"/>
    <w:tmpl w:val="81A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91025"/>
    <w:multiLevelType w:val="multilevel"/>
    <w:tmpl w:val="140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4147F"/>
    <w:multiLevelType w:val="multilevel"/>
    <w:tmpl w:val="F72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62A01"/>
    <w:multiLevelType w:val="multilevel"/>
    <w:tmpl w:val="323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F59CD"/>
    <w:multiLevelType w:val="multilevel"/>
    <w:tmpl w:val="C31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3914">
    <w:abstractNumId w:val="8"/>
  </w:num>
  <w:num w:numId="2" w16cid:durableId="1658996518">
    <w:abstractNumId w:val="0"/>
  </w:num>
  <w:num w:numId="3" w16cid:durableId="1653290332">
    <w:abstractNumId w:val="10"/>
  </w:num>
  <w:num w:numId="4" w16cid:durableId="1242789017">
    <w:abstractNumId w:val="15"/>
  </w:num>
  <w:num w:numId="5" w16cid:durableId="1596280248">
    <w:abstractNumId w:val="20"/>
  </w:num>
  <w:num w:numId="6" w16cid:durableId="701397577">
    <w:abstractNumId w:val="17"/>
  </w:num>
  <w:num w:numId="7" w16cid:durableId="1546526119">
    <w:abstractNumId w:val="2"/>
  </w:num>
  <w:num w:numId="8" w16cid:durableId="216163665">
    <w:abstractNumId w:val="11"/>
  </w:num>
  <w:num w:numId="9" w16cid:durableId="829953597">
    <w:abstractNumId w:val="4"/>
  </w:num>
  <w:num w:numId="10" w16cid:durableId="141897087">
    <w:abstractNumId w:val="16"/>
  </w:num>
  <w:num w:numId="11" w16cid:durableId="1807580822">
    <w:abstractNumId w:val="7"/>
  </w:num>
  <w:num w:numId="12" w16cid:durableId="393506924">
    <w:abstractNumId w:val="1"/>
  </w:num>
  <w:num w:numId="13" w16cid:durableId="286814594">
    <w:abstractNumId w:val="9"/>
  </w:num>
  <w:num w:numId="14" w16cid:durableId="171727492">
    <w:abstractNumId w:val="22"/>
  </w:num>
  <w:num w:numId="15" w16cid:durableId="882138905">
    <w:abstractNumId w:val="19"/>
  </w:num>
  <w:num w:numId="16" w16cid:durableId="1439986949">
    <w:abstractNumId w:val="3"/>
  </w:num>
  <w:num w:numId="17" w16cid:durableId="193421611">
    <w:abstractNumId w:val="6"/>
  </w:num>
  <w:num w:numId="18" w16cid:durableId="1871841312">
    <w:abstractNumId w:val="23"/>
  </w:num>
  <w:num w:numId="19" w16cid:durableId="1914048090">
    <w:abstractNumId w:val="21"/>
  </w:num>
  <w:num w:numId="20" w16cid:durableId="1308165765">
    <w:abstractNumId w:val="14"/>
  </w:num>
  <w:num w:numId="21" w16cid:durableId="1167206894">
    <w:abstractNumId w:val="12"/>
  </w:num>
  <w:num w:numId="22" w16cid:durableId="597366861">
    <w:abstractNumId w:val="13"/>
  </w:num>
  <w:num w:numId="23" w16cid:durableId="1433209743">
    <w:abstractNumId w:val="5"/>
  </w:num>
  <w:num w:numId="24" w16cid:durableId="113267452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Torrance">
    <w15:presenceInfo w15:providerId="Windows Live" w15:userId="b2175fd57acb20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CA"/>
    <w:rsid w:val="00001106"/>
    <w:rsid w:val="00007291"/>
    <w:rsid w:val="00032C0B"/>
    <w:rsid w:val="000422DB"/>
    <w:rsid w:val="00085327"/>
    <w:rsid w:val="000854B0"/>
    <w:rsid w:val="000A5CB9"/>
    <w:rsid w:val="000A706F"/>
    <w:rsid w:val="000C3DE0"/>
    <w:rsid w:val="000C5D9D"/>
    <w:rsid w:val="00101937"/>
    <w:rsid w:val="001060F3"/>
    <w:rsid w:val="00115098"/>
    <w:rsid w:val="00157017"/>
    <w:rsid w:val="00161BC8"/>
    <w:rsid w:val="0016570A"/>
    <w:rsid w:val="001717CE"/>
    <w:rsid w:val="00183B3D"/>
    <w:rsid w:val="001A421D"/>
    <w:rsid w:val="001B42AC"/>
    <w:rsid w:val="001C0CC0"/>
    <w:rsid w:val="001C11E9"/>
    <w:rsid w:val="001C2D4C"/>
    <w:rsid w:val="001D53EA"/>
    <w:rsid w:val="00203DD0"/>
    <w:rsid w:val="002137F5"/>
    <w:rsid w:val="002143FA"/>
    <w:rsid w:val="00215E98"/>
    <w:rsid w:val="002228A9"/>
    <w:rsid w:val="00230B1A"/>
    <w:rsid w:val="002503CD"/>
    <w:rsid w:val="00277146"/>
    <w:rsid w:val="002A0D28"/>
    <w:rsid w:val="002B3694"/>
    <w:rsid w:val="002D04BD"/>
    <w:rsid w:val="002D4DCD"/>
    <w:rsid w:val="002F6CE5"/>
    <w:rsid w:val="00306392"/>
    <w:rsid w:val="00317A5E"/>
    <w:rsid w:val="00325FB8"/>
    <w:rsid w:val="003432B4"/>
    <w:rsid w:val="003651F5"/>
    <w:rsid w:val="00377BE1"/>
    <w:rsid w:val="00396C3D"/>
    <w:rsid w:val="003B448D"/>
    <w:rsid w:val="003C03C4"/>
    <w:rsid w:val="003C5C94"/>
    <w:rsid w:val="003C5EAD"/>
    <w:rsid w:val="003C64E4"/>
    <w:rsid w:val="003D1179"/>
    <w:rsid w:val="00416C23"/>
    <w:rsid w:val="00432CDC"/>
    <w:rsid w:val="00436BDE"/>
    <w:rsid w:val="0044628B"/>
    <w:rsid w:val="004536D3"/>
    <w:rsid w:val="00466E48"/>
    <w:rsid w:val="0048362E"/>
    <w:rsid w:val="00483D1F"/>
    <w:rsid w:val="00487507"/>
    <w:rsid w:val="00493348"/>
    <w:rsid w:val="00496A67"/>
    <w:rsid w:val="004B1F33"/>
    <w:rsid w:val="004B609A"/>
    <w:rsid w:val="004D3BC0"/>
    <w:rsid w:val="004E44B9"/>
    <w:rsid w:val="005026DE"/>
    <w:rsid w:val="00516D1F"/>
    <w:rsid w:val="00522622"/>
    <w:rsid w:val="00522C77"/>
    <w:rsid w:val="005231E1"/>
    <w:rsid w:val="00577368"/>
    <w:rsid w:val="0058231F"/>
    <w:rsid w:val="005A0EE6"/>
    <w:rsid w:val="005A2C18"/>
    <w:rsid w:val="005B062A"/>
    <w:rsid w:val="005B29D9"/>
    <w:rsid w:val="005C25AA"/>
    <w:rsid w:val="005C4126"/>
    <w:rsid w:val="005D14D1"/>
    <w:rsid w:val="005D5E7D"/>
    <w:rsid w:val="005F7765"/>
    <w:rsid w:val="006032C7"/>
    <w:rsid w:val="006257C1"/>
    <w:rsid w:val="00631290"/>
    <w:rsid w:val="006347B3"/>
    <w:rsid w:val="00637B34"/>
    <w:rsid w:val="00650F81"/>
    <w:rsid w:val="00663231"/>
    <w:rsid w:val="006647D8"/>
    <w:rsid w:val="006B7729"/>
    <w:rsid w:val="006C4BCD"/>
    <w:rsid w:val="006D5C7B"/>
    <w:rsid w:val="006E0A10"/>
    <w:rsid w:val="006E317E"/>
    <w:rsid w:val="0072742D"/>
    <w:rsid w:val="0073361F"/>
    <w:rsid w:val="00741555"/>
    <w:rsid w:val="007452B7"/>
    <w:rsid w:val="00767911"/>
    <w:rsid w:val="00795676"/>
    <w:rsid w:val="007A131E"/>
    <w:rsid w:val="007A4D04"/>
    <w:rsid w:val="007B1AE1"/>
    <w:rsid w:val="007B5FBD"/>
    <w:rsid w:val="007C31DF"/>
    <w:rsid w:val="007C6F3D"/>
    <w:rsid w:val="007D5A82"/>
    <w:rsid w:val="007F477E"/>
    <w:rsid w:val="00821CC9"/>
    <w:rsid w:val="00843A19"/>
    <w:rsid w:val="00861C68"/>
    <w:rsid w:val="0086529E"/>
    <w:rsid w:val="00865A34"/>
    <w:rsid w:val="008708B2"/>
    <w:rsid w:val="00877534"/>
    <w:rsid w:val="0088216F"/>
    <w:rsid w:val="008B681B"/>
    <w:rsid w:val="008C7242"/>
    <w:rsid w:val="008C72E6"/>
    <w:rsid w:val="008D3CCC"/>
    <w:rsid w:val="008E59EF"/>
    <w:rsid w:val="009319A9"/>
    <w:rsid w:val="009352AA"/>
    <w:rsid w:val="00960C84"/>
    <w:rsid w:val="009A28B9"/>
    <w:rsid w:val="009C5C37"/>
    <w:rsid w:val="009D3E99"/>
    <w:rsid w:val="009E1951"/>
    <w:rsid w:val="009F0287"/>
    <w:rsid w:val="00A00B1D"/>
    <w:rsid w:val="00A14A3B"/>
    <w:rsid w:val="00A245D6"/>
    <w:rsid w:val="00A26AA7"/>
    <w:rsid w:val="00A30064"/>
    <w:rsid w:val="00A41AA5"/>
    <w:rsid w:val="00A42AC9"/>
    <w:rsid w:val="00A4557B"/>
    <w:rsid w:val="00AA68B2"/>
    <w:rsid w:val="00AB4CEB"/>
    <w:rsid w:val="00AB6C9D"/>
    <w:rsid w:val="00AC7C40"/>
    <w:rsid w:val="00AD5860"/>
    <w:rsid w:val="00AE6D90"/>
    <w:rsid w:val="00AF2007"/>
    <w:rsid w:val="00B12659"/>
    <w:rsid w:val="00B21446"/>
    <w:rsid w:val="00B34535"/>
    <w:rsid w:val="00B52F3E"/>
    <w:rsid w:val="00B63B12"/>
    <w:rsid w:val="00B70305"/>
    <w:rsid w:val="00B7438B"/>
    <w:rsid w:val="00BA0434"/>
    <w:rsid w:val="00BA11DA"/>
    <w:rsid w:val="00BB11EE"/>
    <w:rsid w:val="00BC22B2"/>
    <w:rsid w:val="00BD1603"/>
    <w:rsid w:val="00BE5988"/>
    <w:rsid w:val="00C00CFE"/>
    <w:rsid w:val="00C02057"/>
    <w:rsid w:val="00C114EA"/>
    <w:rsid w:val="00C30854"/>
    <w:rsid w:val="00C61643"/>
    <w:rsid w:val="00C6205C"/>
    <w:rsid w:val="00C65303"/>
    <w:rsid w:val="00C67071"/>
    <w:rsid w:val="00CA5266"/>
    <w:rsid w:val="00CB437D"/>
    <w:rsid w:val="00CC477A"/>
    <w:rsid w:val="00CE7DE8"/>
    <w:rsid w:val="00CF21FE"/>
    <w:rsid w:val="00CF22FB"/>
    <w:rsid w:val="00CF4AE1"/>
    <w:rsid w:val="00D1740E"/>
    <w:rsid w:val="00D467DB"/>
    <w:rsid w:val="00D52F75"/>
    <w:rsid w:val="00D837E3"/>
    <w:rsid w:val="00D83817"/>
    <w:rsid w:val="00DA3B06"/>
    <w:rsid w:val="00DB56DF"/>
    <w:rsid w:val="00DE0B61"/>
    <w:rsid w:val="00DE12F2"/>
    <w:rsid w:val="00E12ED9"/>
    <w:rsid w:val="00E20C65"/>
    <w:rsid w:val="00E21A97"/>
    <w:rsid w:val="00E3426C"/>
    <w:rsid w:val="00E422B3"/>
    <w:rsid w:val="00E43404"/>
    <w:rsid w:val="00E456F6"/>
    <w:rsid w:val="00E54469"/>
    <w:rsid w:val="00E6182B"/>
    <w:rsid w:val="00E67C00"/>
    <w:rsid w:val="00E82BEA"/>
    <w:rsid w:val="00E87A5D"/>
    <w:rsid w:val="00EA45E9"/>
    <w:rsid w:val="00EA7550"/>
    <w:rsid w:val="00EB6573"/>
    <w:rsid w:val="00EC2899"/>
    <w:rsid w:val="00EC793D"/>
    <w:rsid w:val="00EE6817"/>
    <w:rsid w:val="00EF238B"/>
    <w:rsid w:val="00F02F3D"/>
    <w:rsid w:val="00F17B56"/>
    <w:rsid w:val="00F47DCA"/>
    <w:rsid w:val="00F537F8"/>
    <w:rsid w:val="00F74C54"/>
    <w:rsid w:val="00F76D0D"/>
    <w:rsid w:val="00F86FE7"/>
    <w:rsid w:val="00F949AE"/>
    <w:rsid w:val="00FA397F"/>
    <w:rsid w:val="00FA3A0C"/>
    <w:rsid w:val="00FB44B2"/>
    <w:rsid w:val="00FC3373"/>
    <w:rsid w:val="00FC7F63"/>
    <w:rsid w:val="00FD309E"/>
    <w:rsid w:val="00FD4335"/>
    <w:rsid w:val="00FD6C03"/>
    <w:rsid w:val="00FD6FAE"/>
    <w:rsid w:val="00FF0B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41E0"/>
  <w15:chartTrackingRefBased/>
  <w15:docId w15:val="{F734A55C-4604-7741-94F9-6AFF7E73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7F8"/>
    <w:pPr>
      <w:spacing w:after="12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767911"/>
    <w:pPr>
      <w:spacing w:after="0"/>
      <w:outlineLvl w:val="0"/>
    </w:pPr>
    <w:rPr>
      <w:b/>
      <w:bCs/>
      <w:color w:val="C00000"/>
      <w:kern w:val="36"/>
      <w:sz w:val="48"/>
      <w:szCs w:val="48"/>
    </w:rPr>
  </w:style>
  <w:style w:type="paragraph" w:styleId="Heading2">
    <w:name w:val="heading 2"/>
    <w:basedOn w:val="Normal"/>
    <w:next w:val="Normal"/>
    <w:link w:val="Heading2Char"/>
    <w:uiPriority w:val="9"/>
    <w:unhideWhenUsed/>
    <w:qFormat/>
    <w:rsid w:val="001B42AC"/>
    <w:pPr>
      <w:spacing w:before="240" w:after="180"/>
      <w:outlineLvl w:val="1"/>
    </w:pPr>
    <w:rPr>
      <w:b/>
      <w:bCs/>
      <w:sz w:val="32"/>
      <w:szCs w:val="32"/>
    </w:rPr>
  </w:style>
  <w:style w:type="paragraph" w:styleId="Heading3">
    <w:name w:val="heading 3"/>
    <w:basedOn w:val="Normal"/>
    <w:next w:val="Normal"/>
    <w:link w:val="Heading3Char"/>
    <w:uiPriority w:val="9"/>
    <w:unhideWhenUsed/>
    <w:qFormat/>
    <w:rsid w:val="002503CD"/>
    <w:pPr>
      <w:keepNext/>
      <w:keepLines/>
      <w:numPr>
        <w:numId w:val="24"/>
      </w:numPr>
      <w:spacing w:after="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F47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911"/>
    <w:rPr>
      <w:rFonts w:ascii="Times New Roman" w:eastAsia="Times New Roman" w:hAnsi="Times New Roman" w:cs="Times New Roman"/>
      <w:b/>
      <w:bCs/>
      <w:color w:val="C00000"/>
      <w:kern w:val="36"/>
      <w:sz w:val="48"/>
      <w:szCs w:val="48"/>
      <w:lang w:eastAsia="en-GB"/>
      <w14:ligatures w14:val="none"/>
    </w:rPr>
  </w:style>
  <w:style w:type="character" w:customStyle="1" w:styleId="Heading2Char">
    <w:name w:val="Heading 2 Char"/>
    <w:basedOn w:val="DefaultParagraphFont"/>
    <w:link w:val="Heading2"/>
    <w:uiPriority w:val="9"/>
    <w:rsid w:val="001B42AC"/>
    <w:rPr>
      <w:rFonts w:ascii="Times New Roman" w:eastAsia="Times New Roman" w:hAnsi="Times New Roman" w:cs="Times New Roman"/>
      <w:b/>
      <w:bCs/>
      <w:kern w:val="0"/>
      <w:sz w:val="32"/>
      <w:szCs w:val="32"/>
      <w:lang w:eastAsia="en-GB"/>
      <w14:ligatures w14:val="none"/>
    </w:rPr>
  </w:style>
  <w:style w:type="character" w:customStyle="1" w:styleId="Heading3Char">
    <w:name w:val="Heading 3 Char"/>
    <w:basedOn w:val="DefaultParagraphFont"/>
    <w:link w:val="Heading3"/>
    <w:uiPriority w:val="9"/>
    <w:rsid w:val="002503CD"/>
    <w:rPr>
      <w:rFonts w:ascii="Times New Roman" w:eastAsiaTheme="majorEastAsia" w:hAnsi="Times New Roman" w:cstheme="majorBidi"/>
      <w:color w:val="0F4761" w:themeColor="accent1" w:themeShade="BF"/>
      <w:kern w:val="0"/>
      <w:sz w:val="20"/>
      <w:szCs w:val="20"/>
      <w:lang w:eastAsia="en-GB"/>
      <w14:ligatures w14:val="none"/>
    </w:rPr>
  </w:style>
  <w:style w:type="character" w:customStyle="1" w:styleId="Heading4Char">
    <w:name w:val="Heading 4 Char"/>
    <w:basedOn w:val="DefaultParagraphFont"/>
    <w:link w:val="Heading4"/>
    <w:uiPriority w:val="9"/>
    <w:semiHidden/>
    <w:rsid w:val="00F47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DCA"/>
    <w:rPr>
      <w:rFonts w:eastAsiaTheme="majorEastAsia" w:cstheme="majorBidi"/>
      <w:color w:val="272727" w:themeColor="text1" w:themeTint="D8"/>
    </w:rPr>
  </w:style>
  <w:style w:type="paragraph" w:styleId="Title">
    <w:name w:val="Title"/>
    <w:basedOn w:val="Normal"/>
    <w:next w:val="Normal"/>
    <w:link w:val="TitleChar"/>
    <w:uiPriority w:val="10"/>
    <w:qFormat/>
    <w:rsid w:val="00F47D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DCA"/>
    <w:pPr>
      <w:spacing w:before="160"/>
      <w:jc w:val="center"/>
    </w:pPr>
    <w:rPr>
      <w:i/>
      <w:iCs/>
      <w:color w:val="404040" w:themeColor="text1" w:themeTint="BF"/>
    </w:rPr>
  </w:style>
  <w:style w:type="character" w:customStyle="1" w:styleId="QuoteChar">
    <w:name w:val="Quote Char"/>
    <w:basedOn w:val="DefaultParagraphFont"/>
    <w:link w:val="Quote"/>
    <w:uiPriority w:val="29"/>
    <w:rsid w:val="00F47DCA"/>
    <w:rPr>
      <w:i/>
      <w:iCs/>
      <w:color w:val="404040" w:themeColor="text1" w:themeTint="BF"/>
    </w:rPr>
  </w:style>
  <w:style w:type="paragraph" w:styleId="ListParagraph">
    <w:name w:val="List Paragraph"/>
    <w:basedOn w:val="Normal"/>
    <w:uiPriority w:val="34"/>
    <w:qFormat/>
    <w:rsid w:val="00F47DCA"/>
    <w:pPr>
      <w:ind w:left="720"/>
      <w:contextualSpacing/>
    </w:pPr>
  </w:style>
  <w:style w:type="character" w:styleId="IntenseEmphasis">
    <w:name w:val="Intense Emphasis"/>
    <w:basedOn w:val="DefaultParagraphFont"/>
    <w:uiPriority w:val="21"/>
    <w:qFormat/>
    <w:rsid w:val="00F47DCA"/>
    <w:rPr>
      <w:i/>
      <w:iCs/>
      <w:color w:val="0F4761" w:themeColor="accent1" w:themeShade="BF"/>
    </w:rPr>
  </w:style>
  <w:style w:type="paragraph" w:styleId="IntenseQuote">
    <w:name w:val="Intense Quote"/>
    <w:basedOn w:val="Normal"/>
    <w:next w:val="Normal"/>
    <w:link w:val="IntenseQuoteChar"/>
    <w:uiPriority w:val="30"/>
    <w:qFormat/>
    <w:rsid w:val="00F47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DCA"/>
    <w:rPr>
      <w:i/>
      <w:iCs/>
      <w:color w:val="0F4761" w:themeColor="accent1" w:themeShade="BF"/>
    </w:rPr>
  </w:style>
  <w:style w:type="character" w:styleId="IntenseReference">
    <w:name w:val="Intense Reference"/>
    <w:basedOn w:val="DefaultParagraphFont"/>
    <w:uiPriority w:val="32"/>
    <w:qFormat/>
    <w:rsid w:val="00F47DCA"/>
    <w:rPr>
      <w:b/>
      <w:bCs/>
      <w:smallCaps/>
      <w:color w:val="0F4761" w:themeColor="accent1" w:themeShade="BF"/>
      <w:spacing w:val="5"/>
    </w:rPr>
  </w:style>
  <w:style w:type="paragraph" w:styleId="NormalWeb">
    <w:name w:val="Normal (Web)"/>
    <w:basedOn w:val="Normal"/>
    <w:uiPriority w:val="99"/>
    <w:semiHidden/>
    <w:unhideWhenUsed/>
    <w:rsid w:val="00F47DCA"/>
    <w:pPr>
      <w:spacing w:before="100" w:beforeAutospacing="1" w:after="100" w:afterAutospacing="1"/>
    </w:pPr>
  </w:style>
  <w:style w:type="character" w:styleId="Strong">
    <w:name w:val="Strong"/>
    <w:basedOn w:val="DefaultParagraphFont"/>
    <w:uiPriority w:val="22"/>
    <w:qFormat/>
    <w:rsid w:val="00F47DCA"/>
    <w:rPr>
      <w:b/>
      <w:bCs/>
    </w:rPr>
  </w:style>
  <w:style w:type="character" w:styleId="Emphasis">
    <w:name w:val="Emphasis"/>
    <w:basedOn w:val="DefaultParagraphFont"/>
    <w:uiPriority w:val="20"/>
    <w:qFormat/>
    <w:rsid w:val="00F47DCA"/>
    <w:rPr>
      <w:i/>
      <w:iCs/>
    </w:rPr>
  </w:style>
  <w:style w:type="character" w:styleId="Hyperlink">
    <w:name w:val="Hyperlink"/>
    <w:basedOn w:val="DefaultParagraphFont"/>
    <w:uiPriority w:val="99"/>
    <w:unhideWhenUsed/>
    <w:rsid w:val="00F47DCA"/>
    <w:rPr>
      <w:color w:val="0000FF"/>
      <w:u w:val="single"/>
    </w:rPr>
  </w:style>
  <w:style w:type="paragraph" w:styleId="Revision">
    <w:name w:val="Revision"/>
    <w:hidden/>
    <w:uiPriority w:val="99"/>
    <w:semiHidden/>
    <w:rsid w:val="00C00CFE"/>
    <w:pPr>
      <w:spacing w:after="0" w:line="240" w:lineRule="auto"/>
    </w:pPr>
    <w:rPr>
      <w:rFonts w:eastAsiaTheme="minorEastAsia"/>
    </w:rPr>
  </w:style>
  <w:style w:type="character" w:styleId="CommentReference">
    <w:name w:val="annotation reference"/>
    <w:basedOn w:val="DefaultParagraphFont"/>
    <w:uiPriority w:val="99"/>
    <w:semiHidden/>
    <w:unhideWhenUsed/>
    <w:rsid w:val="00C00CFE"/>
    <w:rPr>
      <w:sz w:val="16"/>
      <w:szCs w:val="16"/>
    </w:rPr>
  </w:style>
  <w:style w:type="paragraph" w:styleId="CommentText">
    <w:name w:val="annotation text"/>
    <w:basedOn w:val="Normal"/>
    <w:link w:val="CommentTextChar"/>
    <w:uiPriority w:val="99"/>
    <w:unhideWhenUsed/>
    <w:rsid w:val="00C00CFE"/>
  </w:style>
  <w:style w:type="character" w:customStyle="1" w:styleId="CommentTextChar">
    <w:name w:val="Comment Text Char"/>
    <w:basedOn w:val="DefaultParagraphFont"/>
    <w:link w:val="CommentText"/>
    <w:uiPriority w:val="99"/>
    <w:rsid w:val="00C00CF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00CFE"/>
    <w:rPr>
      <w:b/>
      <w:bCs/>
    </w:rPr>
  </w:style>
  <w:style w:type="character" w:customStyle="1" w:styleId="CommentSubjectChar">
    <w:name w:val="Comment Subject Char"/>
    <w:basedOn w:val="CommentTextChar"/>
    <w:link w:val="CommentSubject"/>
    <w:uiPriority w:val="99"/>
    <w:semiHidden/>
    <w:rsid w:val="00C00CFE"/>
    <w:rPr>
      <w:rFonts w:eastAsiaTheme="minorEastAsia"/>
      <w:b/>
      <w:bCs/>
      <w:sz w:val="20"/>
      <w:szCs w:val="20"/>
    </w:rPr>
  </w:style>
  <w:style w:type="character" w:styleId="UnresolvedMention">
    <w:name w:val="Unresolved Mention"/>
    <w:basedOn w:val="DefaultParagraphFont"/>
    <w:uiPriority w:val="99"/>
    <w:semiHidden/>
    <w:unhideWhenUsed/>
    <w:rsid w:val="00C00CFE"/>
    <w:rPr>
      <w:color w:val="605E5C"/>
      <w:shd w:val="clear" w:color="auto" w:fill="E1DFDD"/>
    </w:rPr>
  </w:style>
  <w:style w:type="character" w:styleId="FollowedHyperlink">
    <w:name w:val="FollowedHyperlink"/>
    <w:basedOn w:val="DefaultParagraphFont"/>
    <w:uiPriority w:val="99"/>
    <w:semiHidden/>
    <w:unhideWhenUsed/>
    <w:rsid w:val="000A706F"/>
    <w:rPr>
      <w:color w:val="96607D" w:themeColor="followedHyperlink"/>
      <w:u w:val="single"/>
    </w:rPr>
  </w:style>
  <w:style w:type="character" w:customStyle="1" w:styleId="anchor-text">
    <w:name w:val="anchor-text"/>
    <w:basedOn w:val="DefaultParagraphFont"/>
    <w:rsid w:val="00436BDE"/>
  </w:style>
  <w:style w:type="paragraph" w:customStyle="1" w:styleId="p1">
    <w:name w:val="p1"/>
    <w:basedOn w:val="Normal"/>
    <w:rsid w:val="00F949AE"/>
    <w:pPr>
      <w:spacing w:after="0"/>
    </w:pPr>
    <w:rPr>
      <w:rFonts w:ascii="Helvetica" w:hAnsi="Helvetica"/>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670401">
      <w:bodyDiv w:val="1"/>
      <w:marLeft w:val="0"/>
      <w:marRight w:val="0"/>
      <w:marTop w:val="0"/>
      <w:marBottom w:val="0"/>
      <w:divBdr>
        <w:top w:val="none" w:sz="0" w:space="0" w:color="auto"/>
        <w:left w:val="none" w:sz="0" w:space="0" w:color="auto"/>
        <w:bottom w:val="none" w:sz="0" w:space="0" w:color="auto"/>
        <w:right w:val="none" w:sz="0" w:space="0" w:color="auto"/>
      </w:divBdr>
    </w:div>
    <w:div w:id="1463576279">
      <w:bodyDiv w:val="1"/>
      <w:marLeft w:val="0"/>
      <w:marRight w:val="0"/>
      <w:marTop w:val="0"/>
      <w:marBottom w:val="0"/>
      <w:divBdr>
        <w:top w:val="none" w:sz="0" w:space="0" w:color="auto"/>
        <w:left w:val="none" w:sz="0" w:space="0" w:color="auto"/>
        <w:bottom w:val="none" w:sz="0" w:space="0" w:color="auto"/>
        <w:right w:val="none" w:sz="0" w:space="0" w:color="auto"/>
      </w:divBdr>
    </w:div>
    <w:div w:id="154975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aremakingdisciples.com/5-reasons-why-we-love-our-neighbour-and-serve/" TargetMode="External"/><Relationship Id="rId21" Type="http://schemas.openxmlformats.org/officeDocument/2006/relationships/hyperlink" Target="https://www.alpha.org/youth" TargetMode="External"/><Relationship Id="rId42" Type="http://schemas.openxmlformats.org/officeDocument/2006/relationships/hyperlink" Target="https://doi.org/10.3390/su15021388" TargetMode="External"/><Relationship Id="rId47" Type="http://schemas.openxmlformats.org/officeDocument/2006/relationships/hyperlink" Target="https://doughnuteconomics.org/about-doughnut-economics" TargetMode="External"/><Relationship Id="rId63" Type="http://schemas.openxmlformats.org/officeDocument/2006/relationships/hyperlink" Target="https://www.iucn.org/theme/protected-areas/about/protected-area-categories" TargetMode="External"/><Relationship Id="rId68" Type="http://schemas.openxmlformats.org/officeDocument/2006/relationships/hyperlink" Target="https://iyrp.info/" TargetMode="External"/><Relationship Id="rId84" Type="http://schemas.openxmlformats.org/officeDocument/2006/relationships/fontTable" Target="fontTable.xml"/><Relationship Id="rId16" Type="http://schemas.openxmlformats.org/officeDocument/2006/relationships/comments" Target="comments.xml"/><Relationship Id="rId11" Type="http://schemas.openxmlformats.org/officeDocument/2006/relationships/hyperlink" Target="https://lausanne.org/report/sustainable/creation-care" TargetMode="External"/><Relationship Id="rId32" Type="http://schemas.openxmlformats.org/officeDocument/2006/relationships/hyperlink" Target="https://creationcare.org/who-we-are/beliefs.html" TargetMode="External"/><Relationship Id="rId37" Type="http://schemas.openxmlformats.org/officeDocument/2006/relationships/hyperlink" Target="https://biologos.org/" TargetMode="External"/><Relationship Id="rId53" Type="http://schemas.openxmlformats.org/officeDocument/2006/relationships/hyperlink" Target="https://doi.org/10.1002/ecs2.2582" TargetMode="External"/><Relationship Id="rId58" Type="http://schemas.openxmlformats.org/officeDocument/2006/relationships/hyperlink" Target="https://www.plateauperspectives.org/wp-content/uploads/Foggin-2016b.pdf" TargetMode="External"/><Relationship Id="rId74" Type="http://schemas.openxmlformats.org/officeDocument/2006/relationships/hyperlink" Target="https://www.fao.org/3/cb5855en/cb5855en.pdf" TargetMode="External"/><Relationship Id="rId79" Type="http://schemas.openxmlformats.org/officeDocument/2006/relationships/hyperlink" Target="https://www.ifad.org/en/w/publications/toolkit-engaging-with-pastoralists-a-holistic-development-approach" TargetMode="External"/><Relationship Id="rId5" Type="http://schemas.openxmlformats.org/officeDocument/2006/relationships/hyperlink" Target="https://micahglobal.org/page/resources-external" TargetMode="External"/><Relationship Id="rId19" Type="http://schemas.microsoft.com/office/2018/08/relationships/commentsExtensible" Target="commentsExtensible.xml"/><Relationship Id="rId14" Type="http://schemas.openxmlformats.org/officeDocument/2006/relationships/hyperlink" Target="https://lausanne.org/core-documents" TargetMode="External"/><Relationship Id="rId22" Type="http://schemas.openxmlformats.org/officeDocument/2006/relationships/hyperlink" Target="https://www.christianityexplored.org/courses/christianity-explored/" TargetMode="External"/><Relationship Id="rId27" Type="http://schemas.openxmlformats.org/officeDocument/2006/relationships/hyperlink" Target="https://lausanne.org/report/sustainable/creation-care" TargetMode="External"/><Relationship Id="rId30" Type="http://schemas.openxmlformats.org/officeDocument/2006/relationships/hyperlink" Target="https://doi.org/10.1016/j.cosust.2016.12.006" TargetMode="External"/><Relationship Id="rId35" Type="http://schemas.openxmlformats.org/officeDocument/2006/relationships/hyperlink" Target="https://creationcare.org/what-we-do/championing-energy-prosperity.html" TargetMode="External"/><Relationship Id="rId43" Type="http://schemas.openxmlformats.org/officeDocument/2006/relationships/hyperlink" Target="https://www.fao.org/mountain-partnership/" TargetMode="External"/><Relationship Id="rId48" Type="http://schemas.openxmlformats.org/officeDocument/2006/relationships/hyperlink" Target="https://www.forumforthefuture.org/the-five-capitals" TargetMode="External"/><Relationship Id="rId56" Type="http://schemas.openxmlformats.org/officeDocument/2006/relationships/hyperlink" Target="https://doi.org/10.1093/biosci/biaf158" TargetMode="External"/><Relationship Id="rId64" Type="http://schemas.openxmlformats.org/officeDocument/2006/relationships/hyperlink" Target="https://portals.iucn.org/library/node/44874" TargetMode="External"/><Relationship Id="rId69" Type="http://schemas.openxmlformats.org/officeDocument/2006/relationships/hyperlink" Target="https://www.fao.org/rangelands-pastoralists-2026/home/en" TargetMode="External"/><Relationship Id="rId77" Type="http://schemas.openxmlformats.org/officeDocument/2006/relationships/hyperlink" Target="https://www.iied.org/pastoralism-development-learning-journey-free-massive-open-online-course-mooc" TargetMode="External"/><Relationship Id="rId8" Type="http://schemas.openxmlformats.org/officeDocument/2006/relationships/hyperlink" Target="https://lausanne.org/report/community" TargetMode="External"/><Relationship Id="rId51" Type="http://schemas.openxmlformats.org/officeDocument/2006/relationships/hyperlink" Target="https://doi.org/10.1016/j.oneear.2020.10.013" TargetMode="External"/><Relationship Id="rId72" Type="http://schemas.openxmlformats.org/officeDocument/2006/relationships/hyperlink" Target="https://doi.org/10.1080/14888386.2014.931247" TargetMode="External"/><Relationship Id="rId80" Type="http://schemas.openxmlformats.org/officeDocument/2006/relationships/hyperlink" Target="https://iucn.org/content/supporting-sustainable-pastoral-livelihoods-a-global-perspective-minimum-standards-and-good-practices" TargetMode="External"/><Relationship Id="rId85"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https://doi.org/10.3390/rel16010076" TargetMode="External"/><Relationship Id="rId17" Type="http://schemas.microsoft.com/office/2011/relationships/commentsExtended" Target="commentsExtended.xml"/><Relationship Id="rId25" Type="http://schemas.openxmlformats.org/officeDocument/2006/relationships/hyperlink" Target="https://www.practicingtheway.org/book" TargetMode="External"/><Relationship Id="rId33" Type="http://schemas.openxmlformats.org/officeDocument/2006/relationships/hyperlink" Target="https://creationcare.org/what-we-do/initiatives-and-campaigns-new-test.html" TargetMode="External"/><Relationship Id="rId38" Type="http://schemas.openxmlformats.org/officeDocument/2006/relationships/hyperlink" Target="https://lausanne.org/report/sustainable/creation-care" TargetMode="External"/><Relationship Id="rId46" Type="http://schemas.openxmlformats.org/officeDocument/2006/relationships/hyperlink" Target="https://iucn.org/news/commission-environmental-economic-and-social-policy/202106/state-indigenous-peoples-and-local-communities-lands-and-territories" TargetMode="External"/><Relationship Id="rId59" Type="http://schemas.openxmlformats.org/officeDocument/2006/relationships/hyperlink" Target="https://doi.org/10.1007/978-3-319-92288-1_2" TargetMode="External"/><Relationship Id="rId67" Type="http://schemas.openxmlformats.org/officeDocument/2006/relationships/hyperlink" Target="https://www.fao.org/pastoralist-knowledge-hub/" TargetMode="External"/><Relationship Id="rId20" Type="http://schemas.openxmlformats.org/officeDocument/2006/relationships/hyperlink" Target="https://www.alpha.org/what-is-alpha" TargetMode="External"/><Relationship Id="rId41" Type="http://schemas.openxmlformats.org/officeDocument/2006/relationships/hyperlink" Target="https://doi.org/10.1073/pnas.1525002113" TargetMode="External"/><Relationship Id="rId54" Type="http://schemas.openxmlformats.org/officeDocument/2006/relationships/hyperlink" Target="https://www.rangelandsdata.org/atlas/" TargetMode="External"/><Relationship Id="rId62" Type="http://schemas.openxmlformats.org/officeDocument/2006/relationships/hyperlink" Target="https://www.icimod.org/" TargetMode="External"/><Relationship Id="rId70" Type="http://schemas.openxmlformats.org/officeDocument/2006/relationships/hyperlink" Target="https://www.unccd.int/resources/global-land-outlook/glo-thematic-report-rangelands-and-pastoralists" TargetMode="External"/><Relationship Id="rId75" Type="http://schemas.openxmlformats.org/officeDocument/2006/relationships/hyperlink" Target="https://iucn.org/sites/default/files/2023-05/practice_k.pastoralism_final.pdf" TargetMode="External"/><Relationship Id="rId83" Type="http://schemas.openxmlformats.org/officeDocument/2006/relationships/hyperlink" Target="https://wwnorton.com/books/9781324035459" TargetMode="External"/><Relationship Id="rId1" Type="http://schemas.openxmlformats.org/officeDocument/2006/relationships/numbering" Target="numbering.xml"/><Relationship Id="rId6" Type="http://schemas.openxmlformats.org/officeDocument/2006/relationships/hyperlink" Target="https://micahglobal.org/page/resources-external" TargetMode="External"/><Relationship Id="rId15" Type="http://schemas.openxmlformats.org/officeDocument/2006/relationships/hyperlink" Target="https://bibleproject.com/videos/collections/how-to-read-the-bible/" TargetMode="External"/><Relationship Id="rId23" Type="http://schemas.openxmlformats.org/officeDocument/2006/relationships/hyperlink" Target="https://www.christianityexplored.org/courses/discipleship-explored/" TargetMode="External"/><Relationship Id="rId28" Type="http://schemas.openxmlformats.org/officeDocument/2006/relationships/hyperlink" Target="https://creationcare.org/" TargetMode="External"/><Relationship Id="rId36" Type="http://schemas.openxmlformats.org/officeDocument/2006/relationships/hyperlink" Target="https://jri.org.uk/" TargetMode="External"/><Relationship Id="rId49" Type="http://schemas.openxmlformats.org/officeDocument/2006/relationships/hyperlink" Target="https://www.unep.org/topics/teeb" TargetMode="External"/><Relationship Id="rId57" Type="http://schemas.openxmlformats.org/officeDocument/2006/relationships/hyperlink" Target="https://www.ilri.org/news/ten-interesting-facts-about-rangelands" TargetMode="External"/><Relationship Id="rId10" Type="http://schemas.openxmlformats.org/officeDocument/2006/relationships/hyperlink" Target="https://lausanne.org/report/sustainable" TargetMode="External"/><Relationship Id="rId31" Type="http://schemas.openxmlformats.org/officeDocument/2006/relationships/hyperlink" Target="https://doi.org/10.1073/pnas.1525002113" TargetMode="External"/><Relationship Id="rId44" Type="http://schemas.openxmlformats.org/officeDocument/2006/relationships/hyperlink" Target="https://doi.org/10.1038/s41893-018-0100-6" TargetMode="External"/><Relationship Id="rId52" Type="http://schemas.openxmlformats.org/officeDocument/2006/relationships/hyperlink" Target="https://ipbes.net/global-assessment" TargetMode="External"/><Relationship Id="rId60" Type="http://schemas.openxmlformats.org/officeDocument/2006/relationships/hyperlink" Target="https://www.fao.org/mountain-partnership/en/" TargetMode="External"/><Relationship Id="rId65" Type="http://schemas.openxmlformats.org/officeDocument/2006/relationships/hyperlink" Target="https://portals.iucn.org/library/sites/library/files/documents/PAG-034-En.pdf" TargetMode="External"/><Relationship Id="rId73" Type="http://schemas.openxmlformats.org/officeDocument/2006/relationships/hyperlink" Target="http://doi.org/10.2527/af.2013-0007" TargetMode="External"/><Relationship Id="rId78" Type="http://schemas.openxmlformats.org/officeDocument/2006/relationships/hyperlink" Target="https://earthbound.report/2018/01/15/elinor-ostroms-8-rules-for-managing-the-commons/" TargetMode="External"/><Relationship Id="rId81" Type="http://schemas.openxmlformats.org/officeDocument/2006/relationships/hyperlink" Target="https://media.odi.org/documents/6329.pdf"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ausanne.org/report/just" TargetMode="External"/><Relationship Id="rId13" Type="http://schemas.openxmlformats.org/officeDocument/2006/relationships/hyperlink" Target="https://doi.org/10.3390/rel16010076" TargetMode="External"/><Relationship Id="rId18" Type="http://schemas.microsoft.com/office/2016/09/relationships/commentsIds" Target="commentsIds.xml"/><Relationship Id="rId39" Type="http://schemas.openxmlformats.org/officeDocument/2006/relationships/hyperlink" Target="https://micahglobal.org/page/resources-external" TargetMode="External"/><Relationship Id="rId34" Type="http://schemas.openxmlformats.org/officeDocument/2006/relationships/hyperlink" Target="https://creationcare.org/what-we-do/protecting-enjoying-creation.html" TargetMode="External"/><Relationship Id="rId50" Type="http://schemas.openxmlformats.org/officeDocument/2006/relationships/hyperlink" Target="http://pubs.iied.org/17636IIED" TargetMode="External"/><Relationship Id="rId55" Type="http://schemas.openxmlformats.org/officeDocument/2006/relationships/hyperlink" Target="https://iucn.org/sites/default/files/2023-06/2_compressed.pdf" TargetMode="External"/><Relationship Id="rId76" Type="http://schemas.openxmlformats.org/officeDocument/2006/relationships/hyperlink" Target="https://doi.org/10.4060/cb8461en" TargetMode="External"/><Relationship Id="rId7" Type="http://schemas.openxmlformats.org/officeDocument/2006/relationships/hyperlink" Target="https://lausanne.org/report" TargetMode="External"/><Relationship Id="rId71" Type="http://schemas.openxmlformats.org/officeDocument/2006/relationships/hyperlink" Target="https://doi.org/10.1093/biosci/biaf158" TargetMode="External"/><Relationship Id="rId2" Type="http://schemas.openxmlformats.org/officeDocument/2006/relationships/styles" Target="styles.xml"/><Relationship Id="rId29" Type="http://schemas.openxmlformats.org/officeDocument/2006/relationships/hyperlink" Target="https://www.vatican.va/content/francesco/en/encyclicals/documents/papa-francesco_20150524_enciclica-laudato-si.html" TargetMode="External"/><Relationship Id="rId24" Type="http://schemas.openxmlformats.org/officeDocument/2006/relationships/hyperlink" Target="https://practicingtheway.org/" TargetMode="External"/><Relationship Id="rId40" Type="http://schemas.openxmlformats.org/officeDocument/2006/relationships/hyperlink" Target="https://doi.org/10.1016/j.cosust.2016.12.006" TargetMode="External"/><Relationship Id="rId45" Type="http://schemas.openxmlformats.org/officeDocument/2006/relationships/hyperlink" Target="https://doi.org/10.1016/j.cosust.2023.101298" TargetMode="External"/><Relationship Id="rId66" Type="http://schemas.openxmlformats.org/officeDocument/2006/relationships/hyperlink" Target="https://parksjournal.com/wp-content/uploads/2019/05/PARKS-25.1-Yilmaz-et-al-10.2305-IUCN.CH_.PARKS25-1EY.en_.pdf" TargetMode="External"/><Relationship Id="rId61" Type="http://schemas.openxmlformats.org/officeDocument/2006/relationships/hyperlink" Target="https://www.ramsar.org/" TargetMode="External"/><Relationship Id="rId82" Type="http://schemas.openxmlformats.org/officeDocument/2006/relationships/hyperlink" Target="https://www.ipbes.net/ilk-publication-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11</Pages>
  <Words>3639</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Foggin</dc:creator>
  <cp:keywords/>
  <dc:description/>
  <cp:lastModifiedBy>David Torrance</cp:lastModifiedBy>
  <cp:revision>207</cp:revision>
  <cp:lastPrinted>2026-05-11T15:31:00Z</cp:lastPrinted>
  <dcterms:created xsi:type="dcterms:W3CDTF">2026-04-20T09:56:00Z</dcterms:created>
  <dcterms:modified xsi:type="dcterms:W3CDTF">2026-05-11T15:50:00Z</dcterms:modified>
</cp:coreProperties>
</file>